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Depending on the nature of what you are doing, some sections may not be applicable to your research. If so mark as “NA”. For example, research involving a retrospective chart review may have many sections with NA.  For </w:t>
      </w:r>
      <w:proofErr w:type="gramStart"/>
      <w:r w:rsidRPr="00AE2A56">
        <w:rPr>
          <w:rFonts w:ascii="Times New Roman" w:eastAsia="Times New Roman" w:hAnsi="Times New Roman" w:cs="Times New Roman"/>
          <w:sz w:val="24"/>
          <w:szCs w:val="24"/>
        </w:rPr>
        <w:t>subsections</w:t>
      </w:r>
      <w:proofErr w:type="gramEnd"/>
      <w:r w:rsidRPr="00AE2A56">
        <w:rPr>
          <w:rFonts w:ascii="Times New Roman" w:eastAsia="Times New Roman" w:hAnsi="Times New Roman" w:cs="Times New Roman"/>
          <w:sz w:val="24"/>
          <w:szCs w:val="24"/>
        </w:rPr>
        <w:t xml:space="preserve">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Vicky Kalogera</w:t>
      </w:r>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23604341"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w:t>
      </w:r>
      <w:r w:rsidR="00743887">
        <w:rPr>
          <w:rFonts w:ascii="Times New Roman" w:eastAsia="Times New Roman" w:hAnsi="Times New Roman" w:cs="Times New Roman"/>
          <w:color w:val="000000"/>
          <w:sz w:val="24"/>
          <w:szCs w:val="24"/>
        </w:rPr>
        <w:t>December 14</w:t>
      </w:r>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Purpose</w:t>
      </w:r>
      <w:proofErr w:type="gramEnd"/>
      <w:r w:rsidR="00101B25">
        <w:rPr>
          <w:rFonts w:ascii="Times New Roman" w:hAnsi="Times New Roman" w:cs="Times New Roman"/>
          <w:b/>
          <w:bCs/>
          <w:sz w:val="28"/>
          <w:szCs w:val="28"/>
        </w:rPr>
        <w:t xml:space="preserv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infrastructure known as Zooniverse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r w:rsidR="002535D4">
        <w:rPr>
          <w:rFonts w:ascii="Times New Roman" w:hAnsi="Times New Roman" w:cs="Times New Roman"/>
          <w:iCs/>
          <w:sz w:val="24"/>
          <w:szCs w:val="24"/>
        </w:rPr>
        <w:t>a</w:t>
      </w:r>
      <w:r w:rsidR="00815ED1">
        <w:rPr>
          <w:rFonts w:ascii="Times New Roman" w:hAnsi="Times New Roman" w:cs="Times New Roman"/>
          <w:iCs/>
          <w:sz w:val="24"/>
          <w:szCs w:val="24"/>
        </w:rPr>
        <w:t>LIGO).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w:t>
      </w:r>
      <w:proofErr w:type="gramStart"/>
      <w:r w:rsidR="00815ED1">
        <w:rPr>
          <w:rFonts w:ascii="Times New Roman" w:hAnsi="Times New Roman" w:cs="Times New Roman"/>
          <w:iCs/>
          <w:sz w:val="24"/>
          <w:szCs w:val="24"/>
        </w:rPr>
        <w:t>entered into a</w:t>
      </w:r>
      <w:proofErr w:type="gramEnd"/>
      <w:r w:rsidR="00815ED1">
        <w:rPr>
          <w:rFonts w:ascii="Times New Roman" w:hAnsi="Times New Roman" w:cs="Times New Roman"/>
          <w:iCs/>
          <w:sz w:val="24"/>
          <w:szCs w:val="24"/>
        </w:rPr>
        <w:t xml:space="preserve">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r w:rsidR="002535D4">
        <w:rPr>
          <w:rFonts w:ascii="Times New Roman" w:hAnsi="Times New Roman" w:cs="Times New Roman"/>
          <w:iCs/>
          <w:sz w:val="24"/>
          <w:szCs w:val="24"/>
        </w:rPr>
        <w:t>a</w:t>
      </w:r>
      <w:r w:rsidR="00FC5F19">
        <w:rPr>
          <w:rFonts w:ascii="Times New Roman" w:hAnsi="Times New Roman" w:cs="Times New Roman"/>
          <w:iCs/>
          <w:sz w:val="24"/>
          <w:szCs w:val="24"/>
        </w:rPr>
        <w:t>LIGO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proofErr w:type="gramEnd"/>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 xml:space="preserve">Advanced LIGO (Advanced Laser Interferometer Gravitational-wave Observatory, or ‘aLIGO’) is the most complicated experiment ever undertaken in gravitational physics. </w:t>
      </w:r>
      <w:r w:rsidR="0027148B">
        <w:rPr>
          <w:rFonts w:ascii="Times New Roman" w:hAnsi="Times New Roman" w:cs="Times New Roman"/>
          <w:iCs/>
          <w:sz w:val="24"/>
          <w:szCs w:val="24"/>
        </w:rPr>
        <w:t xml:space="preserve">The aLIGO detectors have already </w:t>
      </w:r>
      <w:proofErr w:type="gramStart"/>
      <w:r w:rsidR="0027148B">
        <w:rPr>
          <w:rFonts w:ascii="Times New Roman" w:hAnsi="Times New Roman" w:cs="Times New Roman"/>
          <w:iCs/>
          <w:sz w:val="24"/>
          <w:szCs w:val="24"/>
        </w:rPr>
        <w:t>opened</w:t>
      </w:r>
      <w:r w:rsidRPr="00460BAF">
        <w:rPr>
          <w:rFonts w:ascii="Times New Roman" w:hAnsi="Times New Roman" w:cs="Times New Roman"/>
          <w:iCs/>
          <w:sz w:val="24"/>
          <w:szCs w:val="24"/>
        </w:rPr>
        <w:t xml:space="preserve"> up</w:t>
      </w:r>
      <w:proofErr w:type="gramEnd"/>
      <w:r w:rsidRPr="00460BAF">
        <w:rPr>
          <w:rFonts w:ascii="Times New Roman" w:hAnsi="Times New Roman" w:cs="Times New Roman"/>
          <w:iCs/>
          <w:sz w:val="24"/>
          <w:szCs w:val="24"/>
        </w:rPr>
        <w:t xml:space="preserve"> the window of gravitational-wave observations on the Universe. However, the high detector sensitivity needed for astrophysical discoveries makes aLIGO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aLIGO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Zooniverse. The Zooniverse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w:t>
      </w:r>
      <w:proofErr w:type="gramStart"/>
      <w:r w:rsidRPr="00460BAF">
        <w:rPr>
          <w:rFonts w:ascii="Times New Roman" w:hAnsi="Times New Roman" w:cs="Times New Roman"/>
          <w:iCs/>
          <w:sz w:val="24"/>
          <w:szCs w:val="24"/>
        </w:rPr>
        <w:t>and also</w:t>
      </w:r>
      <w:proofErr w:type="gramEnd"/>
      <w:r w:rsidRPr="00460BAF">
        <w:rPr>
          <w:rFonts w:ascii="Times New Roman" w:hAnsi="Times New Roman" w:cs="Times New Roman"/>
          <w:iCs/>
          <w:sz w:val="24"/>
          <w:szCs w:val="24"/>
        </w:rPr>
        <w:t xml:space="preserve">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Zooniverse Model -- engaging citizens directly </w:t>
      </w:r>
      <w:proofErr w:type="gramStart"/>
      <w:r w:rsidRPr="00460BAF">
        <w:rPr>
          <w:rFonts w:ascii="Times New Roman" w:hAnsi="Times New Roman" w:cs="Times New Roman"/>
          <w:iCs/>
          <w:sz w:val="24"/>
          <w:szCs w:val="24"/>
        </w:rPr>
        <w:t xml:space="preserve">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effort to</w:t>
      </w:r>
      <w:proofErr w:type="gramEnd"/>
      <w:r w:rsidRPr="00460BAF">
        <w:rPr>
          <w:rFonts w:ascii="Times New Roman" w:hAnsi="Times New Roman" w:cs="Times New Roman"/>
          <w:iCs/>
          <w:sz w:val="24"/>
          <w:szCs w:val="24"/>
        </w:rPr>
        <w:t xml:space="preserve">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1E956EAC"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 xml:space="preserve">The proposed work will help aLIGO to quickly identify noise and artifacts in the science data stream, separating out legitimate astrophysical events, and allowing those events to be distributed to other observatories for more detailed source identification and study. </w:t>
      </w:r>
      <w:proofErr w:type="gramStart"/>
      <w:r w:rsidRPr="006F6F43">
        <w:rPr>
          <w:rFonts w:ascii="Times New Roman" w:hAnsi="Times New Roman" w:cs="Times New Roman"/>
          <w:iCs/>
          <w:sz w:val="24"/>
          <w:szCs w:val="24"/>
        </w:rPr>
        <w:t>In the course of</w:t>
      </w:r>
      <w:proofErr w:type="gramEnd"/>
      <w:r w:rsidRPr="006F6F43">
        <w:rPr>
          <w:rFonts w:ascii="Times New Roman" w:hAnsi="Times New Roman" w:cs="Times New Roman"/>
          <w:iCs/>
          <w:sz w:val="24"/>
          <w:szCs w:val="24"/>
        </w:rPr>
        <w:t xml:space="preserve"> this project, we will also build and evaluate an interface between machine learning and human learning that will itself be an advance on current methods. The interface between human learning and machine learning can be depicted as a loop: (1) by sifting through enormous amounts of aLIGO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w:t>
      </w:r>
      <w:r w:rsidR="00293FD8">
        <w:rPr>
          <w:rFonts w:ascii="Times New Roman" w:hAnsi="Times New Roman" w:cs="Times New Roman"/>
          <w:iCs/>
          <w:sz w:val="24"/>
          <w:szCs w:val="24"/>
        </w:rPr>
        <w:t xml:space="preserve">and </w:t>
      </w:r>
      <w:r w:rsidR="005308FC">
        <w:rPr>
          <w:rFonts w:ascii="Times New Roman" w:hAnsi="Times New Roman" w:cs="Times New Roman"/>
          <w:iCs/>
          <w:sz w:val="24"/>
          <w:szCs w:val="24"/>
        </w:rPr>
        <w:t>Master)</w:t>
      </w:r>
      <w:r w:rsidR="00C17E2E">
        <w:rPr>
          <w:rFonts w:ascii="Times New Roman" w:hAnsi="Times New Roman" w:cs="Times New Roman"/>
          <w:iCs/>
          <w:sz w:val="24"/>
          <w:szCs w:val="24"/>
        </w:rPr>
        <w:t>.</w:t>
      </w:r>
      <w:r w:rsidR="00293FD8">
        <w:rPr>
          <w:rFonts w:ascii="Times New Roman" w:hAnsi="Times New Roman" w:cs="Times New Roman"/>
          <w:iCs/>
          <w:sz w:val="24"/>
          <w:szCs w:val="24"/>
        </w:rPr>
        <w:t xml:space="preserve"> There are three beginner leve</w:t>
      </w:r>
      <w:r w:rsidR="003F0676">
        <w:rPr>
          <w:rFonts w:ascii="Times New Roman" w:hAnsi="Times New Roman" w:cs="Times New Roman"/>
          <w:iCs/>
          <w:sz w:val="24"/>
          <w:szCs w:val="24"/>
        </w:rPr>
        <w:t>ls, one apprentice level, and one</w:t>
      </w:r>
      <w:r w:rsidR="00293FD8">
        <w:rPr>
          <w:rFonts w:ascii="Times New Roman" w:hAnsi="Times New Roman" w:cs="Times New Roman"/>
          <w:iCs/>
          <w:sz w:val="24"/>
          <w:szCs w:val="24"/>
        </w:rPr>
        <w:t xml:space="preserve"> master level.</w:t>
      </w:r>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Zooniverse experience) to build a system that takes advantage of the distinctive strengths of the machines (ability to process large amounts of data systematically) and the humans (ability to </w:t>
      </w:r>
      <w:r w:rsidRPr="006F6F43">
        <w:rPr>
          <w:rFonts w:ascii="Times New Roman" w:hAnsi="Times New Roman" w:cs="Times New Roman"/>
          <w:iCs/>
          <w:sz w:val="24"/>
          <w:szCs w:val="24"/>
        </w:rPr>
        <w:lastRenderedPageBreak/>
        <w:t>identify patterns and spot discrepancies), and then using the model we develop to enable high-quality aLIGO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w:t>
      </w:r>
      <w:proofErr w:type="gramEnd"/>
      <w:r w:rsidR="000468B2">
        <w:rPr>
          <w:rFonts w:ascii="Times New Roman" w:hAnsi="Times New Roman" w:cs="Times New Roman"/>
          <w:b/>
          <w:bCs/>
          <w:sz w:val="28"/>
          <w:szCs w:val="28"/>
        </w:rPr>
        <w:t xml:space="preserve"> and exclusion c</w:t>
      </w:r>
      <w:r w:rsidR="00A74FAA" w:rsidRPr="004B6CDB">
        <w:rPr>
          <w:rFonts w:ascii="Times New Roman" w:hAnsi="Times New Roman" w:cs="Times New Roman"/>
          <w:b/>
          <w:bCs/>
          <w:sz w:val="28"/>
          <w:szCs w:val="28"/>
        </w:rPr>
        <w:t>riteria:</w:t>
      </w:r>
    </w:p>
    <w:p w14:paraId="5B176023" w14:textId="10A76BD9" w:rsidR="00FD4A02" w:rsidRDefault="00FD4A02" w:rsidP="00E666B0">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For the non-human research aspects of the project, experiments will be open to all current members of the “Zooniverse” website as well as the public. (There are currently approximately 1,300,000 participants on the Zooniverse website.) We do not have a limit on the number of participants for the Gravity-Spy project, and do not have limiting participation criteria; also, we do not require subjects to enter their name (if they do enter a name, that name is not used in our data analysis).</w:t>
      </w:r>
    </w:p>
    <w:p w14:paraId="01E10B8C" w14:textId="77777777" w:rsidR="00FD4A02" w:rsidRDefault="00FD4A02" w:rsidP="00E666B0">
      <w:pPr>
        <w:autoSpaceDE w:val="0"/>
        <w:autoSpaceDN w:val="0"/>
        <w:adjustRightInd w:val="0"/>
        <w:spacing w:after="0" w:line="240" w:lineRule="auto"/>
        <w:rPr>
          <w:rFonts w:ascii="Times New Roman" w:hAnsi="Times New Roman" w:cs="Times New Roman"/>
          <w:iCs/>
          <w:sz w:val="24"/>
          <w:szCs w:val="24"/>
        </w:rPr>
      </w:pPr>
    </w:p>
    <w:p w14:paraId="44F057D4" w14:textId="3CC4E1AD" w:rsidR="0014058F" w:rsidRPr="0014058F" w:rsidRDefault="0014058F" w:rsidP="0014058F">
      <w:pPr>
        <w:spacing w:after="0" w:line="240" w:lineRule="auto"/>
        <w:rPr>
          <w:rFonts w:ascii="Times New Roman" w:eastAsia="Times New Roman" w:hAnsi="Times New Roman" w:cs="Times New Roman"/>
          <w:sz w:val="24"/>
          <w:szCs w:val="24"/>
        </w:rPr>
      </w:pPr>
      <w:r w:rsidRPr="006C7F8A">
        <w:rPr>
          <w:rFonts w:ascii="Times New Roman" w:eastAsia="Times New Roman" w:hAnsi="Times New Roman" w:cs="Times New Roman"/>
          <w:color w:val="222222"/>
          <w:sz w:val="24"/>
          <w:szCs w:val="24"/>
          <w:shd w:val="clear" w:color="auto" w:fill="FFFFFF"/>
        </w:rPr>
        <w:t>For the human research aspects of the project to be conducted in</w:t>
      </w:r>
      <w:del w:id="0" w:author="Scott B Coughlin" w:date="2017-05-31T11:25:00Z">
        <w:r w:rsidRPr="006C7F8A" w:rsidDel="00D1370F">
          <w:rPr>
            <w:rFonts w:ascii="Times New Roman" w:eastAsia="Times New Roman" w:hAnsi="Times New Roman" w:cs="Times New Roman"/>
            <w:color w:val="222222"/>
            <w:sz w:val="24"/>
            <w:szCs w:val="24"/>
            <w:shd w:val="clear" w:color="auto" w:fill="FFFFFF"/>
          </w:rPr>
          <w:delText xml:space="preserve"> the latter half of</w:delText>
        </w:r>
      </w:del>
      <w:r w:rsidRPr="006C7F8A">
        <w:rPr>
          <w:rFonts w:ascii="Times New Roman" w:eastAsia="Times New Roman" w:hAnsi="Times New Roman" w:cs="Times New Roman"/>
          <w:color w:val="222222"/>
          <w:sz w:val="24"/>
          <w:szCs w:val="24"/>
          <w:shd w:val="clear" w:color="auto" w:fill="FFFFFF"/>
        </w:rPr>
        <w:t xml:space="preserve"> year </w:t>
      </w:r>
      <w:ins w:id="1" w:author="Scott B Coughlin" w:date="2017-05-31T11:25:00Z">
        <w:r w:rsidR="00D1370F">
          <w:rPr>
            <w:rFonts w:ascii="Times New Roman" w:eastAsia="Times New Roman" w:hAnsi="Times New Roman" w:cs="Times New Roman"/>
            <w:color w:val="222222"/>
            <w:sz w:val="24"/>
            <w:szCs w:val="24"/>
            <w:shd w:val="clear" w:color="auto" w:fill="FFFFFF"/>
          </w:rPr>
          <w:t>3</w:t>
        </w:r>
      </w:ins>
      <w:del w:id="2" w:author="Scott B Coughlin" w:date="2017-05-31T11:25:00Z">
        <w:r w:rsidRPr="006C7F8A" w:rsidDel="00D1370F">
          <w:rPr>
            <w:rFonts w:ascii="Times New Roman" w:eastAsia="Times New Roman" w:hAnsi="Times New Roman" w:cs="Times New Roman"/>
            <w:color w:val="222222"/>
            <w:sz w:val="24"/>
            <w:szCs w:val="24"/>
            <w:shd w:val="clear" w:color="auto" w:fill="FFFFFF"/>
          </w:rPr>
          <w:delText>2</w:delText>
        </w:r>
      </w:del>
      <w:r w:rsidRPr="006C7F8A">
        <w:rPr>
          <w:rFonts w:ascii="Times New Roman" w:eastAsia="Times New Roman" w:hAnsi="Times New Roman" w:cs="Times New Roman"/>
          <w:color w:val="222222"/>
          <w:sz w:val="24"/>
          <w:szCs w:val="24"/>
          <w:shd w:val="clear" w:color="auto" w:fill="FFFFFF"/>
        </w:rPr>
        <w:t xml:space="preserve">, participants will be drawn from the above group of Zooniverse participants with the additional requirement that participants will agree to a notice of Informed Consent (to be written later by the Syracuse team) that will require them to be at least 18 years old; therefore, only adults will be included. Pregnant women may be included, but they are not specifically targeted as our study does not concern that </w:t>
      </w:r>
      <w:proofErr w:type="gramStart"/>
      <w:r w:rsidRPr="006C7F8A">
        <w:rPr>
          <w:rFonts w:ascii="Times New Roman" w:eastAsia="Times New Roman" w:hAnsi="Times New Roman" w:cs="Times New Roman"/>
          <w:color w:val="222222"/>
          <w:sz w:val="24"/>
          <w:szCs w:val="24"/>
          <w:shd w:val="clear" w:color="auto" w:fill="FFFFFF"/>
        </w:rPr>
        <w:t>particular group</w:t>
      </w:r>
      <w:proofErr w:type="gramEnd"/>
      <w:r w:rsidRPr="006C7F8A">
        <w:rPr>
          <w:rFonts w:ascii="Times New Roman" w:eastAsia="Times New Roman" w:hAnsi="Times New Roman" w:cs="Times New Roman"/>
          <w:color w:val="222222"/>
          <w:sz w:val="24"/>
          <w:szCs w:val="24"/>
          <w:shd w:val="clear" w:color="auto" w:fill="FFFFFF"/>
        </w:rPr>
        <w:t>.</w:t>
      </w:r>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w:t>
      </w:r>
      <w:proofErr w:type="gramEnd"/>
      <w:r w:rsidR="00F910CF" w:rsidRPr="004B6CDB">
        <w:rPr>
          <w:rFonts w:ascii="Times New Roman" w:hAnsi="Times New Roman" w:cs="Times New Roman"/>
          <w:b/>
          <w:bCs/>
          <w:sz w:val="28"/>
          <w:szCs w:val="28"/>
        </w:rPr>
        <w:t xml:space="preserve"> Involved</w:t>
      </w:r>
      <w:r w:rsidR="00A74FAA" w:rsidRPr="004B6CDB">
        <w:rPr>
          <w:rFonts w:ascii="Times New Roman" w:hAnsi="Times New Roman" w:cs="Times New Roman"/>
          <w:b/>
          <w:bCs/>
          <w:sz w:val="28"/>
          <w:szCs w:val="28"/>
        </w:rPr>
        <w:t>:</w:t>
      </w:r>
    </w:p>
    <w:p w14:paraId="3D2B9193" w14:textId="77777777" w:rsidR="00406751" w:rsidRDefault="0018252F" w:rsidP="006C7F8A">
      <w:pPr>
        <w:rPr>
          <w:rFonts w:ascii="Times New Roman" w:eastAsia="Times New Roman" w:hAnsi="Times New Roman" w:cs="Times New Roman"/>
          <w:color w:val="222222"/>
          <w:sz w:val="24"/>
          <w:szCs w:val="24"/>
          <w:shd w:val="clear" w:color="auto" w:fill="FFFFFF"/>
        </w:rPr>
      </w:pPr>
      <w:r>
        <w:rPr>
          <w:rFonts w:ascii="Times New Roman" w:hAnsi="Times New Roman" w:cs="Times New Roman"/>
          <w:iCs/>
          <w:sz w:val="24"/>
          <w:szCs w:val="24"/>
        </w:rPr>
        <w:t>This study utilizes the Zooniverse website (</w:t>
      </w:r>
      <w:hyperlink r:id="rId10" w:history="1">
        <w:r w:rsidRPr="00BB55EB">
          <w:rPr>
            <w:rStyle w:val="Hyperlink"/>
            <w:rFonts w:ascii="Times New Roman" w:hAnsi="Times New Roman" w:cs="Times New Roman"/>
            <w:iCs/>
            <w:sz w:val="24"/>
            <w:szCs w:val="24"/>
          </w:rPr>
          <w:t>http://zooniverse.org</w:t>
        </w:r>
      </w:hyperlink>
      <w:r>
        <w:rPr>
          <w:rFonts w:ascii="Times New Roman" w:hAnsi="Times New Roman" w:cs="Times New Roman"/>
          <w:iCs/>
          <w:sz w:val="24"/>
          <w:szCs w:val="24"/>
        </w:rPr>
        <w:t>), which each participant will access from a computer that they have access to, in their own setting.  The analysis of the participant’s work will take place at two of our collaborating institutions: the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r w:rsidR="005308FC" w:rsidRPr="00406751">
        <w:rPr>
          <w:rFonts w:ascii="Times New Roman" w:hAnsi="Times New Roman" w:cs="Times New Roman"/>
          <w:iCs/>
          <w:sz w:val="24"/>
          <w:szCs w:val="24"/>
        </w:rPr>
        <w:t>.</w:t>
      </w:r>
      <w:r w:rsidR="00FD4A02" w:rsidRPr="00406751">
        <w:rPr>
          <w:rFonts w:ascii="Times New Roman" w:hAnsi="Times New Roman" w:cs="Times New Roman"/>
          <w:iCs/>
          <w:sz w:val="24"/>
          <w:szCs w:val="24"/>
        </w:rPr>
        <w:t xml:space="preserve"> </w:t>
      </w:r>
      <w:r w:rsidR="00406751" w:rsidRPr="006C7F8A">
        <w:rPr>
          <w:rFonts w:ascii="Times New Roman" w:eastAsia="Times New Roman" w:hAnsi="Times New Roman" w:cs="Times New Roman"/>
          <w:color w:val="222222"/>
          <w:sz w:val="24"/>
          <w:szCs w:val="24"/>
          <w:shd w:val="clear" w:color="auto" w:fill="FFFFFF"/>
        </w:rPr>
        <w:t>All analysis that occurs at Northwestern is considered non-human research: the data and analysis are concerned only with the classification of glitches (or noise) in the data stream, and not about the human subjects, themselves.</w:t>
      </w:r>
    </w:p>
    <w:p w14:paraId="468531CF" w14:textId="2F12ED92" w:rsidR="002B14CB" w:rsidRPr="006C7F8A" w:rsidRDefault="0018252F" w:rsidP="006C7F8A">
      <w:pPr>
        <w:rPr>
          <w:rFonts w:ascii="Times New Roman" w:eastAsia="Times New Roman" w:hAnsi="Times New Roman" w:cs="Times New Roman"/>
          <w:sz w:val="24"/>
          <w:szCs w:val="24"/>
        </w:rPr>
      </w:pPr>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continually improve glitch classification, effectively addressing the detector-characterization challenge for aLIGO.</w:t>
      </w:r>
    </w:p>
    <w:p w14:paraId="4FB899A5" w14:textId="06FAB91A" w:rsidR="00CE4837" w:rsidRDefault="00CE4837" w:rsidP="00CA3D15">
      <w:pPr>
        <w:autoSpaceDE w:val="0"/>
        <w:autoSpaceDN w:val="0"/>
        <w:adjustRightInd w:val="0"/>
        <w:spacing w:after="0" w:line="240" w:lineRule="auto"/>
        <w:rPr>
          <w:rFonts w:ascii="Times New Roman" w:hAnsi="Times New Roman" w:cs="Times New Roman"/>
          <w:iCs/>
          <w:sz w:val="24"/>
          <w:szCs w:val="24"/>
        </w:rPr>
      </w:pPr>
      <w:r w:rsidRPr="006C7F8A">
        <w:rPr>
          <w:rFonts w:ascii="Times New Roman" w:hAnsi="Times New Roman" w:cs="Times New Roman"/>
          <w:iCs/>
          <w:noProof/>
          <w:sz w:val="24"/>
          <w:szCs w:val="24"/>
        </w:rPr>
        <w:lastRenderedPageBreak/>
        <w:drawing>
          <wp:inline distT="0" distB="0" distL="0" distR="0" wp14:anchorId="5B9BC9A6" wp14:editId="74118356">
            <wp:extent cx="6309360" cy="347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GoalsBlockDiagram.pdf"/>
                    <pic:cNvPicPr/>
                  </pic:nvPicPr>
                  <pic:blipFill>
                    <a:blip r:embed="rId11">
                      <a:extLst>
                        <a:ext uri="{28A0092B-C50C-407E-A947-70E740481C1C}">
                          <a14:useLocalDpi xmlns:a14="http://schemas.microsoft.com/office/drawing/2010/main" val="0"/>
                        </a:ext>
                      </a:extLst>
                    </a:blip>
                    <a:stretch>
                      <a:fillRect/>
                    </a:stretch>
                  </pic:blipFill>
                  <pic:spPr>
                    <a:xfrm>
                      <a:off x="0" y="0"/>
                      <a:ext cx="6309360" cy="3470275"/>
                    </a:xfrm>
                    <a:prstGeom prst="rect">
                      <a:avLst/>
                    </a:prstGeom>
                  </pic:spPr>
                </pic:pic>
              </a:graphicData>
            </a:graphic>
          </wp:inline>
        </w:drawing>
      </w:r>
    </w:p>
    <w:p w14:paraId="20EBF9F8" w14:textId="17C817ED" w:rsidR="00CE4837" w:rsidRDefault="00CE4837" w:rsidP="00CA3D15">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The above diagram provides a </w:t>
      </w:r>
      <w:proofErr w:type="gramStart"/>
      <w:r>
        <w:rPr>
          <w:rFonts w:ascii="Times New Roman" w:hAnsi="Times New Roman" w:cs="Times New Roman"/>
          <w:iCs/>
          <w:sz w:val="24"/>
          <w:szCs w:val="24"/>
        </w:rPr>
        <w:t>top level</w:t>
      </w:r>
      <w:proofErr w:type="gramEnd"/>
      <w:r>
        <w:rPr>
          <w:rFonts w:ascii="Times New Roman" w:hAnsi="Times New Roman" w:cs="Times New Roman"/>
          <w:iCs/>
          <w:sz w:val="24"/>
          <w:szCs w:val="24"/>
        </w:rPr>
        <w:t xml:space="preserve"> view of how these disciplines interplay with each other in this project. In the next paragraph, we describe how the interplay works in practice.</w:t>
      </w:r>
    </w:p>
    <w:p w14:paraId="76F1E200" w14:textId="77777777"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3878152F" w14:textId="3D7E57B4"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5EDFCBA3" w14:textId="155D6706" w:rsidR="004E4EEB" w:rsidRDefault="00BC68A9" w:rsidP="00CA3D15">
      <w:pPr>
        <w:autoSpaceDE w:val="0"/>
        <w:autoSpaceDN w:val="0"/>
        <w:adjustRightInd w:val="0"/>
        <w:spacing w:after="0" w:line="240" w:lineRule="auto"/>
        <w:rPr>
          <w:rFonts w:ascii="Times New Roman" w:hAnsi="Times New Roman" w:cs="Times New Roman"/>
          <w:iCs/>
          <w:sz w:val="24"/>
          <w:szCs w:val="24"/>
        </w:rPr>
      </w:pPr>
      <w:r w:rsidRPr="006C7F8A">
        <w:rPr>
          <w:rFonts w:ascii="Times New Roman" w:hAnsi="Times New Roman" w:cs="Times New Roman"/>
          <w:iCs/>
          <w:noProof/>
          <w:sz w:val="24"/>
          <w:szCs w:val="24"/>
        </w:rPr>
        <w:drawing>
          <wp:inline distT="0" distB="0" distL="0" distR="0" wp14:anchorId="4F691926" wp14:editId="005E6CB8">
            <wp:extent cx="630936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Diagram.pdf"/>
                    <pic:cNvPicPr/>
                  </pic:nvPicPr>
                  <pic:blipFill>
                    <a:blip r:embed="rId12">
                      <a:extLst>
                        <a:ext uri="{28A0092B-C50C-407E-A947-70E740481C1C}">
                          <a14:useLocalDpi xmlns:a14="http://schemas.microsoft.com/office/drawing/2010/main" val="0"/>
                        </a:ext>
                      </a:extLst>
                    </a:blip>
                    <a:stretch>
                      <a:fillRect/>
                    </a:stretch>
                  </pic:blipFill>
                  <pic:spPr>
                    <a:xfrm>
                      <a:off x="0" y="0"/>
                      <a:ext cx="6309360" cy="2898140"/>
                    </a:xfrm>
                    <a:prstGeom prst="rect">
                      <a:avLst/>
                    </a:prstGeom>
                  </pic:spPr>
                </pic:pic>
              </a:graphicData>
            </a:graphic>
          </wp:inline>
        </w:drawing>
      </w:r>
    </w:p>
    <w:p w14:paraId="5CE784E0" w14:textId="19587BED" w:rsidR="00B62227" w:rsidRDefault="00D5494B" w:rsidP="000217C0">
      <w:pPr>
        <w:autoSpaceDE w:val="0"/>
        <w:autoSpaceDN w:val="0"/>
        <w:adjustRightInd w:val="0"/>
        <w:spacing w:after="0" w:line="240" w:lineRule="auto"/>
        <w:rPr>
          <w:rFonts w:ascii="Times New Roman" w:hAnsi="Times New Roman" w:cs="Times New Roman"/>
          <w:b/>
          <w:iCs/>
          <w:sz w:val="24"/>
          <w:szCs w:val="24"/>
        </w:rPr>
      </w:pPr>
      <w:r w:rsidRPr="00D5494B">
        <w:rPr>
          <w:rFonts w:ascii="Times New Roman" w:hAnsi="Times New Roman" w:cs="Times New Roman"/>
          <w:iCs/>
          <w:sz w:val="24"/>
          <w:szCs w:val="24"/>
        </w:rPr>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through the LIGO members of our team, the external LIGO data feed</w:t>
      </w:r>
      <w:r w:rsidR="00CE4837">
        <w:rPr>
          <w:rFonts w:ascii="Times New Roman" w:hAnsi="Times New Roman" w:cs="Times New Roman"/>
          <w:iCs/>
          <w:sz w:val="24"/>
          <w:szCs w:val="24"/>
        </w:rPr>
        <w:t>, called the test</w:t>
      </w:r>
      <w:r w:rsidR="0033008F">
        <w:rPr>
          <w:rFonts w:ascii="Times New Roman" w:hAnsi="Times New Roman" w:cs="Times New Roman"/>
          <w:iCs/>
          <w:sz w:val="24"/>
          <w:szCs w:val="24"/>
        </w:rPr>
        <w:t>ing</w:t>
      </w:r>
      <w:r w:rsidR="00CE4837">
        <w:rPr>
          <w:rFonts w:ascii="Times New Roman" w:hAnsi="Times New Roman" w:cs="Times New Roman"/>
          <w:iCs/>
          <w:sz w:val="24"/>
          <w:szCs w:val="24"/>
        </w:rPr>
        <w:t xml:space="preserve"> set</w:t>
      </w:r>
      <w:r w:rsidR="00B62227">
        <w:rPr>
          <w:rFonts w:ascii="Times New Roman" w:hAnsi="Times New Roman" w:cs="Times New Roman"/>
          <w:iCs/>
          <w:sz w:val="24"/>
          <w:szCs w:val="24"/>
        </w:rPr>
        <w:t xml:space="preserve"> </w:t>
      </w:r>
      <w:r w:rsidRPr="00D5494B">
        <w:rPr>
          <w:rFonts w:ascii="Times New Roman" w:hAnsi="Times New Roman" w:cs="Times New Roman"/>
          <w:iCs/>
          <w:sz w:val="24"/>
          <w:szCs w:val="24"/>
        </w:rPr>
        <w:t>(orange)</w:t>
      </w:r>
      <w:r w:rsidR="00B62227">
        <w:rPr>
          <w:rFonts w:ascii="Times New Roman" w:hAnsi="Times New Roman" w:cs="Times New Roman"/>
          <w:iCs/>
          <w:sz w:val="24"/>
          <w:szCs w:val="24"/>
        </w:rPr>
        <w:t>,</w:t>
      </w:r>
      <w:r w:rsidRPr="00D5494B">
        <w:rPr>
          <w:rFonts w:ascii="Times New Roman" w:hAnsi="Times New Roman" w:cs="Times New Roman"/>
          <w:iCs/>
          <w:sz w:val="24"/>
          <w:szCs w:val="24"/>
        </w:rPr>
        <w:t xml:space="preserve"> provides 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r w:rsidR="00627B63">
        <w:rPr>
          <w:rFonts w:ascii="Times New Roman" w:hAnsi="Times New Roman" w:cs="Times New Roman"/>
          <w:iCs/>
          <w:sz w:val="24"/>
          <w:szCs w:val="24"/>
        </w:rPr>
        <w:t>blue</w:t>
      </w:r>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w:t>
      </w:r>
      <w:r w:rsidR="00B62227">
        <w:rPr>
          <w:rFonts w:ascii="Times New Roman" w:hAnsi="Times New Roman" w:cs="Times New Roman"/>
          <w:iCs/>
          <w:sz w:val="24"/>
          <w:szCs w:val="24"/>
        </w:rPr>
        <w:t xml:space="preserve">given </w:t>
      </w:r>
      <w:r w:rsidR="0065559F">
        <w:rPr>
          <w:rFonts w:ascii="Times New Roman" w:hAnsi="Times New Roman" w:cs="Times New Roman"/>
          <w:iCs/>
          <w:sz w:val="24"/>
          <w:szCs w:val="24"/>
        </w:rPr>
        <w:t>to more skilled users. If a consensus cannot be reach</w:t>
      </w:r>
      <w:r w:rsidR="00B62227">
        <w:rPr>
          <w:rFonts w:ascii="Times New Roman" w:hAnsi="Times New Roman" w:cs="Times New Roman"/>
          <w:iCs/>
          <w:sz w:val="24"/>
          <w:szCs w:val="24"/>
        </w:rPr>
        <w:t>ed</w:t>
      </w:r>
      <w:r w:rsidR="0065559F">
        <w:rPr>
          <w:rFonts w:ascii="Times New Roman" w:hAnsi="Times New Roman" w:cs="Times New Roman"/>
          <w:iCs/>
          <w:sz w:val="24"/>
          <w:szCs w:val="24"/>
        </w:rPr>
        <w:t xml:space="preserve"> by the volunteers, the image will be </w:t>
      </w:r>
      <w:r w:rsidR="0065559F">
        <w:rPr>
          <w:rFonts w:ascii="Times New Roman" w:hAnsi="Times New Roman" w:cs="Times New Roman"/>
          <w:iCs/>
          <w:sz w:val="24"/>
          <w:szCs w:val="24"/>
        </w:rPr>
        <w:lastRenderedPageBreak/>
        <w:t>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r w:rsidR="00627B63">
        <w:rPr>
          <w:rFonts w:ascii="Times New Roman" w:hAnsi="Times New Roman" w:cs="Times New Roman"/>
          <w:iCs/>
          <w:sz w:val="24"/>
          <w:szCs w:val="24"/>
        </w:rPr>
        <w:t>yellow</w:t>
      </w:r>
      <w:r w:rsidRPr="00D5494B">
        <w:rPr>
          <w:rFonts w:ascii="Times New Roman" w:hAnsi="Times New Roman" w:cs="Times New Roman"/>
          <w:iCs/>
          <w:sz w:val="24"/>
          <w:szCs w:val="24"/>
        </w:rPr>
        <w:t xml:space="preserve">) make up the human-classification and human-clustering units. Based on a 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r w:rsidR="00CE4837">
        <w:rPr>
          <w:rFonts w:ascii="Times New Roman" w:hAnsi="Times New Roman" w:cs="Times New Roman"/>
          <w:iCs/>
          <w:sz w:val="24"/>
          <w:szCs w:val="24"/>
        </w:rPr>
        <w:t>also orange</w:t>
      </w:r>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w:t>
      </w:r>
      <w:r w:rsidR="00B62227">
        <w:rPr>
          <w:rFonts w:ascii="Times New Roman" w:hAnsi="Times New Roman" w:cs="Times New Roman"/>
          <w:iCs/>
          <w:sz w:val="24"/>
          <w:szCs w:val="24"/>
        </w:rPr>
        <w:t xml:space="preserve">gray </w:t>
      </w:r>
      <w:r w:rsidR="00FD3C14">
        <w:rPr>
          <w:rFonts w:ascii="Times New Roman" w:hAnsi="Times New Roman" w:cs="Times New Roman"/>
          <w:iCs/>
          <w:sz w:val="24"/>
          <w:szCs w:val="24"/>
        </w:rPr>
        <w:t>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r w:rsidR="00B62227" w:rsidRPr="00D5494B">
        <w:rPr>
          <w:rFonts w:ascii="Times New Roman" w:hAnsi="Times New Roman" w:cs="Times New Roman"/>
          <w:b/>
          <w:iCs/>
          <w:sz w:val="24"/>
          <w:szCs w:val="24"/>
        </w:rPr>
        <w:t>F</w:t>
      </w:r>
      <w:r w:rsidR="00B62227">
        <w:rPr>
          <w:rFonts w:ascii="Times New Roman" w:hAnsi="Times New Roman" w:cs="Times New Roman"/>
          <w:b/>
          <w:iCs/>
          <w:sz w:val="24"/>
          <w:szCs w:val="24"/>
        </w:rPr>
        <w:t xml:space="preserve">ifth, </w:t>
      </w:r>
      <w:r w:rsidR="00B62227" w:rsidRPr="006C7F8A">
        <w:rPr>
          <w:rFonts w:ascii="Times New Roman" w:hAnsi="Times New Roman" w:cs="Times New Roman"/>
          <w:iCs/>
          <w:sz w:val="24"/>
          <w:szCs w:val="24"/>
        </w:rPr>
        <w:t>a social science research component (</w:t>
      </w:r>
      <w:r w:rsidR="00B62227">
        <w:rPr>
          <w:rFonts w:ascii="Times New Roman" w:hAnsi="Times New Roman" w:cs="Times New Roman"/>
          <w:iCs/>
          <w:sz w:val="24"/>
          <w:szCs w:val="24"/>
        </w:rPr>
        <w:t xml:space="preserve">shown as </w:t>
      </w:r>
      <w:r w:rsidR="00B62227" w:rsidRPr="006C7F8A">
        <w:rPr>
          <w:rFonts w:ascii="Times New Roman" w:hAnsi="Times New Roman" w:cs="Times New Roman"/>
          <w:iCs/>
          <w:sz w:val="24"/>
          <w:szCs w:val="24"/>
        </w:rPr>
        <w:t>the interconnectedness of this workflow) will collect data about this system for analysis leading to potential improvements in the implementation of this system.</w:t>
      </w:r>
    </w:p>
    <w:p w14:paraId="07C5B0C8" w14:textId="5EDF2AB3" w:rsidR="00D5494B" w:rsidRDefault="00DD18DA" w:rsidP="000217C0">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t>
      </w:r>
      <w:r w:rsidR="00CE4837">
        <w:rPr>
          <w:rFonts w:ascii="Times New Roman" w:hAnsi="Times New Roman" w:cs="Times New Roman"/>
          <w:iCs/>
          <w:sz w:val="24"/>
          <w:szCs w:val="24"/>
        </w:rPr>
        <w:t>has begun</w:t>
      </w:r>
      <w:r w:rsidR="00D24259">
        <w:rPr>
          <w:rFonts w:ascii="Times New Roman" w:hAnsi="Times New Roman" w:cs="Times New Roman"/>
          <w:iCs/>
          <w:sz w:val="24"/>
          <w:szCs w:val="24"/>
        </w:rPr>
        <w:t xml:space="preserve"> in the second year of the program (starting </w:t>
      </w:r>
      <w:r w:rsidR="00E63DF3">
        <w:rPr>
          <w:rFonts w:ascii="Times New Roman" w:hAnsi="Times New Roman" w:cs="Times New Roman"/>
          <w:iCs/>
          <w:sz w:val="24"/>
          <w:szCs w:val="24"/>
        </w:rPr>
        <w:t xml:space="preserve">October </w:t>
      </w:r>
      <w:r w:rsidR="00CE4837">
        <w:rPr>
          <w:rFonts w:ascii="Times New Roman" w:hAnsi="Times New Roman" w:cs="Times New Roman"/>
          <w:iCs/>
          <w:sz w:val="24"/>
          <w:szCs w:val="24"/>
        </w:rPr>
        <w:t>12</w:t>
      </w:r>
      <w:r w:rsidR="00CE4837">
        <w:rPr>
          <w:rFonts w:ascii="Times New Roman" w:hAnsi="Times New Roman" w:cs="Times New Roman"/>
          <w:iCs/>
          <w:sz w:val="24"/>
          <w:szCs w:val="24"/>
          <w:vertAlign w:val="superscript"/>
        </w:rPr>
        <w:t>th</w:t>
      </w:r>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identification of noise in </w:t>
      </w:r>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w:t>
      </w:r>
      <w:proofErr w:type="gramStart"/>
      <w:r w:rsidR="00A20F17" w:rsidRPr="00A20F17">
        <w:rPr>
          <w:rFonts w:ascii="Times New Roman" w:eastAsiaTheme="majorEastAsia" w:hAnsi="Times New Roman" w:cs="Times New Roman"/>
          <w:iCs/>
          <w:sz w:val="24"/>
          <w:szCs w:val="24"/>
        </w:rPr>
        <w:t>particular dataset</w:t>
      </w:r>
      <w:proofErr w:type="gramEnd"/>
      <w:r w:rsidR="00A20F17" w:rsidRPr="00A20F17">
        <w:rPr>
          <w:rFonts w:ascii="Times New Roman" w:eastAsiaTheme="majorEastAsia" w:hAnsi="Times New Roman" w:cs="Times New Roman"/>
          <w:iCs/>
          <w:sz w:val="24"/>
          <w:szCs w:val="24"/>
        </w:rPr>
        <w:t xml:space="preserve">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From the point of view of most participants, their interaction with the Zooniverse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lastRenderedPageBreak/>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34A2B320" w14:textId="327608A5" w:rsidR="00E347DC" w:rsidRPr="006C7F8A" w:rsidRDefault="007E43E1" w:rsidP="006C7F8A">
      <w:pPr>
        <w:rPr>
          <w:rFonts w:ascii="Times New Roman" w:eastAsia="Times New Roman" w:hAnsi="Times New Roman" w:cs="Times New Roman"/>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see different kinds of experimental interventions (e.g., different presentations of glitches, training, motivational messages, suggested team processes, potential clusters of novel glitches) to identify which are most helpful in improving performance and other outcomes</w:t>
      </w:r>
      <w:r w:rsidR="00965B84" w:rsidRPr="00861778">
        <w:rPr>
          <w:rFonts w:ascii="Times New Roman" w:eastAsiaTheme="majorEastAsia" w:hAnsi="Times New Roman" w:cs="Times New Roman"/>
          <w:iCs/>
          <w:sz w:val="24"/>
          <w:szCs w:val="24"/>
        </w:rPr>
        <w:t xml:space="preserve">. </w:t>
      </w:r>
      <w:r w:rsidR="00861778" w:rsidRPr="006C7F8A">
        <w:rPr>
          <w:rFonts w:ascii="Times New Roman" w:eastAsia="Times New Roman" w:hAnsi="Times New Roman" w:cs="Times New Roman"/>
          <w:color w:val="222222"/>
          <w:sz w:val="24"/>
          <w:szCs w:val="24"/>
          <w:shd w:val="clear" w:color="auto" w:fill="FFFFFF"/>
        </w:rPr>
        <w:t>As these experiments involve only data on the glitches, these experimental interventions are not human-</w:t>
      </w:r>
      <w:proofErr w:type="gramStart"/>
      <w:r w:rsidR="00861778" w:rsidRPr="006C7F8A">
        <w:rPr>
          <w:rFonts w:ascii="Times New Roman" w:eastAsia="Times New Roman" w:hAnsi="Times New Roman" w:cs="Times New Roman"/>
          <w:color w:val="222222"/>
          <w:sz w:val="24"/>
          <w:szCs w:val="24"/>
          <w:shd w:val="clear" w:color="auto" w:fill="FFFFFF"/>
        </w:rPr>
        <w:t>subjects</w:t>
      </w:r>
      <w:proofErr w:type="gramEnd"/>
      <w:r w:rsidR="00861778" w:rsidRPr="006C7F8A">
        <w:rPr>
          <w:rFonts w:ascii="Times New Roman" w:eastAsia="Times New Roman" w:hAnsi="Times New Roman" w:cs="Times New Roman"/>
          <w:color w:val="222222"/>
          <w:sz w:val="24"/>
          <w:szCs w:val="24"/>
          <w:shd w:val="clear" w:color="auto" w:fill="FFFFFF"/>
        </w:rPr>
        <w:t xml:space="preserve"> data.</w:t>
      </w:r>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26283710" w14:textId="1D0FCFB1" w:rsidR="00626357" w:rsidRPr="00626357" w:rsidRDefault="00965B84" w:rsidP="00626357">
      <w:pPr>
        <w:rPr>
          <w:rFonts w:ascii="Times New Roman" w:eastAsia="Times New Roman" w:hAnsi="Times New Roman" w:cs="Times New Roman"/>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del w:id="3" w:author="Scott B Coughlin" w:date="2017-05-31T11:47:00Z">
        <w:r w:rsidR="00984505" w:rsidDel="009F29F3">
          <w:rPr>
            <w:rFonts w:ascii="Times New Roman" w:eastAsiaTheme="majorEastAsia" w:hAnsi="Times New Roman" w:cs="Times New Roman"/>
            <w:iCs/>
            <w:sz w:val="24"/>
            <w:szCs w:val="24"/>
          </w:rPr>
          <w:delText xml:space="preserve">are </w:delText>
        </w:r>
      </w:del>
      <w:ins w:id="4" w:author="Scott B Coughlin" w:date="2017-05-31T11:47:00Z">
        <w:r w:rsidR="009F29F3">
          <w:rPr>
            <w:rFonts w:ascii="Times New Roman" w:eastAsiaTheme="majorEastAsia" w:hAnsi="Times New Roman" w:cs="Times New Roman"/>
            <w:iCs/>
            <w:sz w:val="24"/>
            <w:szCs w:val="24"/>
          </w:rPr>
          <w:t>have</w:t>
        </w:r>
        <w:r w:rsidR="009F29F3">
          <w:rPr>
            <w:rFonts w:ascii="Times New Roman" w:eastAsiaTheme="majorEastAsia" w:hAnsi="Times New Roman" w:cs="Times New Roman"/>
            <w:iCs/>
            <w:sz w:val="24"/>
            <w:szCs w:val="24"/>
          </w:rPr>
          <w:t xml:space="preserve"> </w:t>
        </w:r>
      </w:ins>
      <w:del w:id="5" w:author="Scott B Coughlin" w:date="2017-05-31T11:47:00Z">
        <w:r w:rsidR="00984505" w:rsidDel="009F29F3">
          <w:rPr>
            <w:rFonts w:ascii="Times New Roman" w:eastAsiaTheme="majorEastAsia" w:hAnsi="Times New Roman" w:cs="Times New Roman"/>
            <w:iCs/>
            <w:sz w:val="24"/>
            <w:szCs w:val="24"/>
          </w:rPr>
          <w:delText>being</w:delText>
        </w:r>
        <w:r w:rsidR="00B304A3" w:rsidDel="009F29F3">
          <w:rPr>
            <w:rFonts w:ascii="Times New Roman" w:eastAsiaTheme="majorEastAsia" w:hAnsi="Times New Roman" w:cs="Times New Roman"/>
            <w:iCs/>
            <w:sz w:val="24"/>
            <w:szCs w:val="24"/>
          </w:rPr>
          <w:delText xml:space="preserve"> </w:delText>
        </w:r>
      </w:del>
      <w:ins w:id="6" w:author="Scott B Coughlin" w:date="2017-05-31T11:47:00Z">
        <w:r w:rsidR="009F29F3">
          <w:rPr>
            <w:rFonts w:ascii="Times New Roman" w:eastAsiaTheme="majorEastAsia" w:hAnsi="Times New Roman" w:cs="Times New Roman"/>
            <w:iCs/>
            <w:sz w:val="24"/>
            <w:szCs w:val="24"/>
          </w:rPr>
          <w:t>been</w:t>
        </w:r>
        <w:r w:rsidR="009F29F3">
          <w:rPr>
            <w:rFonts w:ascii="Times New Roman" w:eastAsiaTheme="majorEastAsia" w:hAnsi="Times New Roman" w:cs="Times New Roman"/>
            <w:iCs/>
            <w:sz w:val="24"/>
            <w:szCs w:val="24"/>
          </w:rPr>
          <w:t xml:space="preserve"> </w:t>
        </w:r>
      </w:ins>
      <w:r w:rsidRPr="00965B84">
        <w:rPr>
          <w:rFonts w:ascii="Times New Roman" w:eastAsiaTheme="majorEastAsia" w:hAnsi="Times New Roman" w:cs="Times New Roman"/>
          <w:iCs/>
          <w:sz w:val="24"/>
          <w:szCs w:val="24"/>
        </w:rPr>
        <w:t xml:space="preserve">implemented in year 2. As participants perform the citizen science task, various data about their performance can be tracked, specifically time spent on the task and agreement of their classification with </w:t>
      </w:r>
      <w:proofErr w:type="gramStart"/>
      <w:r w:rsidRPr="00965B84">
        <w:rPr>
          <w:rFonts w:ascii="Times New Roman" w:eastAsiaTheme="majorEastAsia" w:hAnsi="Times New Roman" w:cs="Times New Roman"/>
          <w:iCs/>
          <w:sz w:val="24"/>
          <w:szCs w:val="24"/>
        </w:rPr>
        <w:t xml:space="preserve">other </w:t>
      </w:r>
      <w:r w:rsidR="00984505">
        <w:rPr>
          <w:rFonts w:ascii="Times New Roman" w:eastAsiaTheme="majorEastAsia" w:hAnsi="Times New Roman" w:cs="Times New Roman"/>
          <w:iCs/>
          <w:sz w:val="24"/>
          <w:szCs w:val="24"/>
        </w:rPr>
        <w:t xml:space="preserve"> users</w:t>
      </w:r>
      <w:proofErr w:type="gramEnd"/>
      <w:r w:rsidR="00984505">
        <w:rPr>
          <w:rFonts w:ascii="Times New Roman" w:eastAsiaTheme="majorEastAsia" w:hAnsi="Times New Roman" w:cs="Times New Roman"/>
          <w:iCs/>
          <w:sz w:val="24"/>
          <w:szCs w:val="24"/>
        </w:rPr>
        <w:t xml:space="preserve"> and </w:t>
      </w:r>
      <w:r w:rsidRPr="00965B84">
        <w:rPr>
          <w:rFonts w:ascii="Times New Roman" w:eastAsiaTheme="majorEastAsia" w:hAnsi="Times New Roman" w:cs="Times New Roman"/>
          <w:iCs/>
          <w:sz w:val="24"/>
          <w:szCs w:val="24"/>
        </w:rPr>
        <w:t>with known results.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w:t>
      </w:r>
      <w:ins w:id="7" w:author="Scott B Coughlin" w:date="2017-05-31T11:48:00Z">
        <w:r w:rsidR="00805DBA">
          <w:rPr>
            <w:rFonts w:ascii="Times New Roman" w:eastAsiaTheme="majorEastAsia" w:hAnsi="Times New Roman" w:cs="Times New Roman"/>
            <w:iCs/>
            <w:sz w:val="24"/>
            <w:szCs w:val="24"/>
          </w:rPr>
          <w:t>2</w:t>
        </w:r>
      </w:ins>
      <w:del w:id="8" w:author="Scott B Coughlin" w:date="2017-05-31T11:48:00Z">
        <w:r w:rsidRPr="00965B84" w:rsidDel="00805DBA">
          <w:rPr>
            <w:rFonts w:ascii="Times New Roman" w:eastAsiaTheme="majorEastAsia" w:hAnsi="Times New Roman" w:cs="Times New Roman"/>
            <w:iCs/>
            <w:sz w:val="24"/>
            <w:szCs w:val="24"/>
          </w:rPr>
          <w:delText>1</w:delText>
        </w:r>
      </w:del>
      <w:r w:rsidRPr="00965B84">
        <w:rPr>
          <w:rFonts w:ascii="Times New Roman" w:eastAsiaTheme="majorEastAsia" w:hAnsi="Times New Roman" w:cs="Times New Roman"/>
          <w:iCs/>
          <w:sz w:val="24"/>
          <w:szCs w:val="24"/>
        </w:rPr>
        <w:t xml:space="preserve">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w:t>
      </w:r>
      <w:del w:id="9" w:author="Scott B Coughlin" w:date="2017-05-31T11:48:00Z">
        <w:r w:rsidRPr="00965B84" w:rsidDel="00805DBA">
          <w:rPr>
            <w:rFonts w:ascii="Times New Roman" w:eastAsiaTheme="majorEastAsia" w:hAnsi="Times New Roman" w:cs="Times New Roman"/>
            <w:iCs/>
            <w:sz w:val="24"/>
            <w:szCs w:val="24"/>
          </w:rPr>
          <w:delText>in</w:delText>
        </w:r>
        <w:r w:rsidR="00984505" w:rsidDel="00805DBA">
          <w:rPr>
            <w:rFonts w:ascii="Times New Roman" w:eastAsiaTheme="majorEastAsia" w:hAnsi="Times New Roman" w:cs="Times New Roman"/>
            <w:iCs/>
            <w:sz w:val="24"/>
            <w:szCs w:val="24"/>
          </w:rPr>
          <w:delText xml:space="preserve"> the latter half of</w:delText>
        </w:r>
        <w:r w:rsidRPr="00965B84" w:rsidDel="00805DBA">
          <w:rPr>
            <w:rFonts w:ascii="Times New Roman" w:eastAsiaTheme="majorEastAsia" w:hAnsi="Times New Roman" w:cs="Times New Roman"/>
            <w:iCs/>
            <w:sz w:val="24"/>
            <w:szCs w:val="24"/>
          </w:rPr>
          <w:delText xml:space="preserve"> year 2 and </w:delText>
        </w:r>
      </w:del>
      <w:r w:rsidR="00984505">
        <w:rPr>
          <w:rFonts w:ascii="Times New Roman" w:eastAsiaTheme="majorEastAsia" w:hAnsi="Times New Roman" w:cs="Times New Roman"/>
          <w:iCs/>
          <w:sz w:val="24"/>
          <w:szCs w:val="24"/>
        </w:rPr>
        <w:t xml:space="preserve">in year </w:t>
      </w:r>
      <w:r w:rsidRPr="00965B84">
        <w:rPr>
          <w:rFonts w:ascii="Times New Roman" w:eastAsiaTheme="majorEastAsia" w:hAnsi="Times New Roman" w:cs="Times New Roman"/>
          <w:iCs/>
          <w:sz w:val="24"/>
          <w:szCs w:val="24"/>
        </w:rPr>
        <w:t xml:space="preserve">3. </w:t>
      </w:r>
      <w:r w:rsidR="00626357" w:rsidRPr="006C7F8A">
        <w:rPr>
          <w:rFonts w:ascii="Times New Roman" w:eastAsia="Times New Roman" w:hAnsi="Times New Roman" w:cs="Times New Roman"/>
          <w:color w:val="222222"/>
          <w:sz w:val="24"/>
          <w:szCs w:val="24"/>
          <w:shd w:val="clear" w:color="auto" w:fill="FFFFFF"/>
        </w:rPr>
        <w:t>These surveys will include direct interaction and study of the experience of particular participants, and so those surveys fit the classification of human-</w:t>
      </w:r>
      <w:proofErr w:type="gramStart"/>
      <w:r w:rsidR="00626357" w:rsidRPr="006C7F8A">
        <w:rPr>
          <w:rFonts w:ascii="Times New Roman" w:eastAsia="Times New Roman" w:hAnsi="Times New Roman" w:cs="Times New Roman"/>
          <w:color w:val="222222"/>
          <w:sz w:val="24"/>
          <w:szCs w:val="24"/>
          <w:shd w:val="clear" w:color="auto" w:fill="FFFFFF"/>
        </w:rPr>
        <w:t>subjects</w:t>
      </w:r>
      <w:proofErr w:type="gramEnd"/>
      <w:r w:rsidR="00626357" w:rsidRPr="006C7F8A">
        <w:rPr>
          <w:rFonts w:ascii="Times New Roman" w:eastAsia="Times New Roman" w:hAnsi="Times New Roman" w:cs="Times New Roman"/>
          <w:color w:val="222222"/>
          <w:sz w:val="24"/>
          <w:szCs w:val="24"/>
          <w:shd w:val="clear" w:color="auto" w:fill="FFFFFF"/>
        </w:rPr>
        <w:t xml:space="preserve"> data.</w:t>
      </w:r>
    </w:p>
    <w:p w14:paraId="5AEF2F9F" w14:textId="1F61D719" w:rsidR="00A20F17" w:rsidRPr="006C7F8A" w:rsidRDefault="006D7777" w:rsidP="00965B84">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The Zooniverse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t>
      </w:r>
      <w:del w:id="10" w:author="Scott B Coughlin" w:date="2017-05-31T11:50:00Z">
        <w:r w:rsidR="0074155C" w:rsidDel="00805DBA">
          <w:rPr>
            <w:rFonts w:ascii="Times New Roman" w:eastAsiaTheme="majorEastAsia" w:hAnsi="Times New Roman" w:cs="Times New Roman"/>
            <w:iCs/>
            <w:sz w:val="24"/>
            <w:szCs w:val="24"/>
          </w:rPr>
          <w:delText>is now being</w:delText>
        </w:r>
        <w:r w:rsidR="00113BEB" w:rsidDel="00805DBA">
          <w:rPr>
            <w:rFonts w:ascii="Times New Roman" w:eastAsiaTheme="majorEastAsia" w:hAnsi="Times New Roman" w:cs="Times New Roman"/>
            <w:iCs/>
            <w:sz w:val="24"/>
            <w:szCs w:val="24"/>
          </w:rPr>
          <w:delText xml:space="preserve"> analyzed </w:delText>
        </w:r>
      </w:del>
      <w:ins w:id="11" w:author="Scott B Coughlin" w:date="2017-05-31T11:50:00Z">
        <w:r w:rsidR="00805DBA">
          <w:rPr>
            <w:rFonts w:ascii="Times New Roman" w:eastAsiaTheme="majorEastAsia" w:hAnsi="Times New Roman" w:cs="Times New Roman"/>
            <w:iCs/>
            <w:sz w:val="24"/>
            <w:szCs w:val="24"/>
          </w:rPr>
          <w:t xml:space="preserve">was analyzed </w:t>
        </w:r>
      </w:ins>
      <w:r w:rsidR="00113BEB">
        <w:rPr>
          <w:rFonts w:ascii="Times New Roman" w:eastAsiaTheme="majorEastAsia" w:hAnsi="Times New Roman" w:cs="Times New Roman"/>
          <w:iCs/>
          <w:sz w:val="24"/>
          <w:szCs w:val="24"/>
        </w:rPr>
        <w:t>in year 2</w:t>
      </w:r>
      <w:ins w:id="12" w:author="Scott B Coughlin" w:date="2017-05-31T11:50:00Z">
        <w:r w:rsidR="00805DBA">
          <w:rPr>
            <w:rFonts w:ascii="Times New Roman" w:eastAsiaTheme="majorEastAsia" w:hAnsi="Times New Roman" w:cs="Times New Roman"/>
            <w:iCs/>
            <w:sz w:val="24"/>
            <w:szCs w:val="24"/>
          </w:rPr>
          <w:t xml:space="preserve"> </w:t>
        </w:r>
      </w:ins>
      <w:del w:id="13" w:author="Scott B Coughlin" w:date="2017-05-31T11:50:00Z">
        <w:r w:rsidR="00113BEB" w:rsidDel="00805DBA">
          <w:rPr>
            <w:rFonts w:ascii="Times New Roman" w:eastAsiaTheme="majorEastAsia" w:hAnsi="Times New Roman" w:cs="Times New Roman"/>
            <w:iCs/>
            <w:sz w:val="24"/>
            <w:szCs w:val="24"/>
          </w:rPr>
          <w:delText xml:space="preserve"> </w:delText>
        </w:r>
      </w:del>
      <w:r w:rsidR="0074155C">
        <w:rPr>
          <w:rFonts w:ascii="Times New Roman" w:eastAsiaTheme="majorEastAsia" w:hAnsi="Times New Roman" w:cs="Times New Roman"/>
          <w:iCs/>
          <w:sz w:val="24"/>
          <w:szCs w:val="24"/>
        </w:rPr>
        <w:t>with the launch of the site</w:t>
      </w:r>
      <w:ins w:id="14" w:author="Scott B Coughlin" w:date="2017-05-31T11:50:00Z">
        <w:r w:rsidR="00805DBA">
          <w:rPr>
            <w:rFonts w:ascii="Times New Roman" w:eastAsiaTheme="majorEastAsia" w:hAnsi="Times New Roman" w:cs="Times New Roman"/>
            <w:iCs/>
            <w:sz w:val="24"/>
            <w:szCs w:val="24"/>
          </w:rPr>
          <w:t xml:space="preserve"> </w:t>
        </w:r>
        <w:r w:rsidR="00805DBA">
          <w:rPr>
            <w:rFonts w:ascii="Times New Roman" w:eastAsiaTheme="majorEastAsia" w:hAnsi="Times New Roman" w:cs="Times New Roman"/>
            <w:iCs/>
            <w:sz w:val="24"/>
            <w:szCs w:val="24"/>
          </w:rPr>
          <w:t xml:space="preserve">and will continue </w:t>
        </w:r>
        <w:r w:rsidR="00805DBA">
          <w:rPr>
            <w:rFonts w:ascii="Times New Roman" w:eastAsiaTheme="majorEastAsia" w:hAnsi="Times New Roman" w:cs="Times New Roman"/>
            <w:iCs/>
            <w:sz w:val="24"/>
            <w:szCs w:val="24"/>
          </w:rPr>
          <w:t xml:space="preserve">to </w:t>
        </w:r>
        <w:r w:rsidR="00805DBA">
          <w:rPr>
            <w:rFonts w:ascii="Times New Roman" w:eastAsiaTheme="majorEastAsia" w:hAnsi="Times New Roman" w:cs="Times New Roman"/>
            <w:iCs/>
            <w:sz w:val="24"/>
            <w:szCs w:val="24"/>
          </w:rPr>
          <w:t>be in year 3</w:t>
        </w:r>
      </w:ins>
      <w:r w:rsidR="0074155C">
        <w:rPr>
          <w:rFonts w:ascii="Times New Roman" w:eastAsiaTheme="majorEastAsia" w:hAnsi="Times New Roman" w:cs="Times New Roman"/>
          <w:iCs/>
          <w:sz w:val="24"/>
          <w:szCs w:val="24"/>
        </w:rPr>
        <w:t>.</w:t>
      </w:r>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California State University, Fullerton.  </w:t>
      </w:r>
      <w:proofErr w:type="gramStart"/>
      <w:r w:rsidR="00A30893">
        <w:rPr>
          <w:rFonts w:ascii="Times New Roman" w:eastAsiaTheme="majorEastAsia" w:hAnsi="Times New Roman" w:cs="Times New Roman"/>
          <w:iCs/>
          <w:sz w:val="24"/>
          <w:szCs w:val="24"/>
        </w:rPr>
        <w:t>All of</w:t>
      </w:r>
      <w:proofErr w:type="gramEnd"/>
      <w:r w:rsidR="00A30893">
        <w:rPr>
          <w:rFonts w:ascii="Times New Roman" w:eastAsiaTheme="majorEastAsia" w:hAnsi="Times New Roman" w:cs="Times New Roman"/>
          <w:iCs/>
          <w:sz w:val="24"/>
          <w:szCs w:val="24"/>
        </w:rPr>
        <w:t xml:space="preserve"> those institutions will be separately reviewed by their individual IRBs, and we will attach the determination of each institution’s 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lastRenderedPageBreak/>
        <w:t xml:space="preserve">Prior to this work commencing, and after the review of </w:t>
      </w:r>
      <w:proofErr w:type="gramStart"/>
      <w:r w:rsidRPr="00A30893">
        <w:rPr>
          <w:rFonts w:ascii="Times New Roman" w:eastAsiaTheme="majorEastAsia" w:hAnsi="Times New Roman" w:cs="Times New Roman"/>
          <w:iCs/>
          <w:sz w:val="24"/>
          <w:szCs w:val="24"/>
        </w:rPr>
        <w:t>all of</w:t>
      </w:r>
      <w:proofErr w:type="gramEnd"/>
      <w:r w:rsidRPr="00A30893">
        <w:rPr>
          <w:rFonts w:ascii="Times New Roman" w:eastAsiaTheme="majorEastAsia" w:hAnsi="Times New Roman" w:cs="Times New Roman"/>
          <w:iCs/>
          <w:sz w:val="24"/>
          <w:szCs w:val="24"/>
        </w:rPr>
        <w:t xml:space="preserve">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0785A8E9"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del w:id="15" w:author="Scott B Coughlin" w:date="2017-05-31T11:50:00Z">
        <w:r w:rsidR="006E66CF" w:rsidDel="00805DBA">
          <w:rPr>
            <w:rFonts w:ascii="Times New Roman" w:hAnsi="Times New Roman" w:cs="Times New Roman"/>
            <w:sz w:val="24"/>
            <w:szCs w:val="24"/>
          </w:rPr>
          <w:delText xml:space="preserve">have </w:delText>
        </w:r>
      </w:del>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3F2DA382"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del w:id="16" w:author="Scott B Coughlin" w:date="2017-05-31T11:50:00Z">
        <w:r w:rsidDel="00805DBA">
          <w:rPr>
            <w:rFonts w:ascii="Times New Roman" w:hAnsi="Times New Roman" w:cs="Times New Roman"/>
            <w:sz w:val="24"/>
            <w:szCs w:val="24"/>
          </w:rPr>
          <w:delText xml:space="preserve">have </w:delText>
        </w:r>
      </w:del>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w:t>
      </w:r>
      <w:ins w:id="17" w:author="Scott B Coughlin" w:date="2017-05-31T11:51:00Z">
        <w:r w:rsidR="00805DBA">
          <w:rPr>
            <w:rFonts w:ascii="Times New Roman" w:hAnsi="Times New Roman" w:cs="Times New Roman"/>
            <w:sz w:val="24"/>
            <w:szCs w:val="24"/>
          </w:rPr>
          <w:t>r</w:t>
        </w:r>
      </w:ins>
      <w:r w:rsidR="00160C64">
        <w:rPr>
          <w:rFonts w:ascii="Times New Roman" w:hAnsi="Times New Roman" w:cs="Times New Roman"/>
          <w:sz w:val="24"/>
          <w:szCs w:val="24"/>
        </w:rPr>
        <w:t>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 xml:space="preserve">They </w:t>
      </w:r>
      <w:del w:id="18" w:author="Scott B Coughlin" w:date="2017-05-31T11:51:00Z">
        <w:r w:rsidR="00B87768" w:rsidDel="00805DBA">
          <w:rPr>
            <w:rFonts w:ascii="Times New Roman" w:hAnsi="Times New Roman" w:cs="Times New Roman"/>
            <w:sz w:val="24"/>
            <w:szCs w:val="24"/>
          </w:rPr>
          <w:delText xml:space="preserve">will </w:delText>
        </w:r>
      </w:del>
      <w:r w:rsidR="00B87768">
        <w:rPr>
          <w:rFonts w:ascii="Times New Roman" w:hAnsi="Times New Roman" w:cs="Times New Roman"/>
          <w:sz w:val="24"/>
          <w:szCs w:val="24"/>
        </w:rPr>
        <w:t>p</w:t>
      </w:r>
      <w:r w:rsidR="00B87768" w:rsidRPr="00B87768">
        <w:rPr>
          <w:rFonts w:ascii="Times New Roman" w:hAnsi="Times New Roman" w:cs="Times New Roman"/>
          <w:sz w:val="24"/>
          <w:szCs w:val="24"/>
        </w:rPr>
        <w:t>roduce</w:t>
      </w:r>
      <w:ins w:id="19" w:author="Scott B Coughlin" w:date="2017-05-31T11:51:00Z">
        <w:r w:rsidR="00805DBA">
          <w:rPr>
            <w:rFonts w:ascii="Times New Roman" w:hAnsi="Times New Roman" w:cs="Times New Roman"/>
            <w:sz w:val="24"/>
            <w:szCs w:val="24"/>
          </w:rPr>
          <w:t>d</w:t>
        </w:r>
      </w:ins>
      <w:r w:rsidR="00B87768" w:rsidRPr="00B87768">
        <w:rPr>
          <w:rFonts w:ascii="Times New Roman" w:hAnsi="Times New Roman" w:cs="Times New Roman"/>
          <w:sz w:val="24"/>
          <w:szCs w:val="24"/>
        </w:rPr>
        <w:t xml:space="preserv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w:t>
      </w:r>
      <w:ins w:id="20" w:author="Scott B Coughlin" w:date="2017-05-31T11:52:00Z">
        <w:r w:rsidR="00805DBA">
          <w:rPr>
            <w:rFonts w:ascii="Times New Roman" w:hAnsi="Times New Roman" w:cs="Times New Roman"/>
            <w:sz w:val="24"/>
            <w:szCs w:val="24"/>
          </w:rPr>
          <w:t>launch of the website</w:t>
        </w:r>
      </w:ins>
      <w:del w:id="21" w:author="Scott B Coughlin" w:date="2017-05-31T11:52:00Z">
        <w:r w:rsidR="00B87768" w:rsidDel="00805DBA">
          <w:rPr>
            <w:rFonts w:ascii="Times New Roman" w:hAnsi="Times New Roman" w:cs="Times New Roman"/>
            <w:sz w:val="24"/>
            <w:szCs w:val="24"/>
          </w:rPr>
          <w:delText xml:space="preserve">first-stage </w:delText>
        </w:r>
        <w:r w:rsidR="009B0CE0" w:rsidDel="00805DBA">
          <w:rPr>
            <w:rFonts w:ascii="Times New Roman" w:hAnsi="Times New Roman" w:cs="Times New Roman"/>
            <w:sz w:val="24"/>
            <w:szCs w:val="24"/>
          </w:rPr>
          <w:delText>Gravity Spy</w:delText>
        </w:r>
        <w:r w:rsidR="00B87768" w:rsidDel="00805DBA">
          <w:rPr>
            <w:rFonts w:ascii="Times New Roman" w:hAnsi="Times New Roman" w:cs="Times New Roman"/>
            <w:sz w:val="24"/>
            <w:szCs w:val="24"/>
          </w:rPr>
          <w:delText xml:space="preserve"> by citizen scientists</w:delText>
        </w:r>
      </w:del>
      <w:r w:rsidR="00B87768">
        <w:rPr>
          <w:rFonts w:ascii="Times New Roman" w:hAnsi="Times New Roman" w:cs="Times New Roman"/>
          <w:sz w:val="24"/>
          <w:szCs w:val="24"/>
        </w:rPr>
        <w:t xml:space="preserve">.  </w:t>
      </w:r>
      <w:r>
        <w:rPr>
          <w:rFonts w:ascii="Times New Roman" w:hAnsi="Times New Roman" w:cs="Times New Roman"/>
          <w:sz w:val="24"/>
          <w:szCs w:val="24"/>
        </w:rPr>
        <w:t xml:space="preserve">In </w:t>
      </w:r>
      <w:bookmarkStart w:id="22" w:name="_GoBack"/>
      <w:r>
        <w:rPr>
          <w:rFonts w:ascii="Times New Roman" w:hAnsi="Times New Roman" w:cs="Times New Roman"/>
          <w:sz w:val="24"/>
          <w:szCs w:val="24"/>
        </w:rPr>
        <w:t>year 2</w:t>
      </w:r>
      <w:bookmarkEnd w:id="22"/>
      <w:r>
        <w:rPr>
          <w:rFonts w:ascii="Times New Roman" w:hAnsi="Times New Roman" w:cs="Times New Roman"/>
          <w:sz w:val="24"/>
          <w:szCs w:val="24"/>
        </w:rPr>
        <w:t xml:space="preserve">, </w:t>
      </w:r>
      <w:r w:rsidR="00CE4837">
        <w:rPr>
          <w:rFonts w:ascii="Times New Roman" w:hAnsi="Times New Roman" w:cs="Times New Roman"/>
          <w:sz w:val="24"/>
          <w:szCs w:val="24"/>
        </w:rPr>
        <w:t xml:space="preserve">with the </w:t>
      </w:r>
      <w:r>
        <w:rPr>
          <w:rFonts w:ascii="Times New Roman" w:hAnsi="Times New Roman" w:cs="Times New Roman"/>
          <w:sz w:val="24"/>
          <w:szCs w:val="24"/>
        </w:rPr>
        <w:t>public launch of the website, t</w:t>
      </w:r>
      <w:r w:rsidR="00B87768">
        <w:rPr>
          <w:rFonts w:ascii="Times New Roman" w:hAnsi="Times New Roman" w:cs="Times New Roman"/>
          <w:sz w:val="24"/>
          <w:szCs w:val="24"/>
        </w:rPr>
        <w:t xml:space="preserve">hey </w:t>
      </w:r>
      <w:del w:id="23" w:author="Scott B Coughlin" w:date="2017-05-31T11:54:00Z">
        <w:r w:rsidR="00CE4837" w:rsidDel="00557631">
          <w:rPr>
            <w:rFonts w:ascii="Times New Roman" w:hAnsi="Times New Roman" w:cs="Times New Roman"/>
            <w:sz w:val="24"/>
            <w:szCs w:val="24"/>
          </w:rPr>
          <w:delText xml:space="preserve">continue to </w:delText>
        </w:r>
      </w:del>
      <w:r w:rsidR="00B87768">
        <w:rPr>
          <w:rFonts w:ascii="Times New Roman" w:hAnsi="Times New Roman" w:cs="Times New Roman"/>
          <w:sz w:val="24"/>
          <w:szCs w:val="24"/>
        </w:rPr>
        <w:t>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gage</w:t>
      </w:r>
      <w:ins w:id="24" w:author="Scott B Coughlin" w:date="2017-05-31T11:54:00Z">
        <w:r w:rsidR="00557631">
          <w:rPr>
            <w:rFonts w:ascii="Times New Roman" w:hAnsi="Times New Roman" w:cs="Times New Roman"/>
            <w:sz w:val="24"/>
            <w:szCs w:val="24"/>
          </w:rPr>
          <w:t>d</w:t>
        </w:r>
      </w:ins>
      <w:r w:rsidR="00B87768">
        <w:rPr>
          <w:rFonts w:ascii="Times New Roman" w:hAnsi="Times New Roman" w:cs="Times New Roman"/>
          <w:sz w:val="24"/>
          <w:szCs w:val="24"/>
        </w:rPr>
        <w:t xml:space="preserv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Zooniverse</w:t>
      </w:r>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t>
      </w:r>
      <w:ins w:id="25" w:author="Scott B Coughlin" w:date="2017-05-31T11:55:00Z">
        <w:r w:rsidR="00557631">
          <w:rPr>
            <w:rFonts w:ascii="Times New Roman" w:hAnsi="Times New Roman" w:cs="Times New Roman"/>
            <w:sz w:val="24"/>
            <w:szCs w:val="24"/>
          </w:rPr>
          <w:t xml:space="preserve">identified </w:t>
        </w:r>
      </w:ins>
      <w:del w:id="26" w:author="Scott B Coughlin" w:date="2017-05-31T11:55:00Z">
        <w:r w:rsidR="00CE4837" w:rsidDel="00557631">
          <w:rPr>
            <w:rFonts w:ascii="Times New Roman" w:hAnsi="Times New Roman" w:cs="Times New Roman"/>
            <w:sz w:val="24"/>
            <w:szCs w:val="24"/>
          </w:rPr>
          <w:delText xml:space="preserve">are </w:delText>
        </w:r>
        <w:r w:rsidR="00B87768" w:rsidRPr="00B87768" w:rsidDel="00557631">
          <w:rPr>
            <w:rFonts w:ascii="Times New Roman" w:hAnsi="Times New Roman" w:cs="Times New Roman"/>
            <w:sz w:val="24"/>
            <w:szCs w:val="24"/>
          </w:rPr>
          <w:delText>identify</w:delText>
        </w:r>
        <w:r w:rsidR="00CE4837" w:rsidDel="00557631">
          <w:rPr>
            <w:rFonts w:ascii="Times New Roman" w:hAnsi="Times New Roman" w:cs="Times New Roman"/>
            <w:sz w:val="24"/>
            <w:szCs w:val="24"/>
          </w:rPr>
          <w:delText>ing</w:delText>
        </w:r>
        <w:r w:rsidR="00B87768" w:rsidDel="00557631">
          <w:rPr>
            <w:rFonts w:ascii="Times New Roman" w:hAnsi="Times New Roman" w:cs="Times New Roman"/>
            <w:sz w:val="24"/>
            <w:szCs w:val="24"/>
          </w:rPr>
          <w:delText xml:space="preserve"> </w:delText>
        </w:r>
      </w:del>
      <w:r w:rsidR="00B87768">
        <w:rPr>
          <w:rFonts w:ascii="Times New Roman" w:hAnsi="Times New Roman" w:cs="Times New Roman"/>
          <w:sz w:val="24"/>
          <w:szCs w:val="24"/>
        </w:rPr>
        <w:t xml:space="preserve">and </w:t>
      </w:r>
      <w:del w:id="27" w:author="Scott B Coughlin" w:date="2017-05-31T11:55:00Z">
        <w:r w:rsidR="00B87768" w:rsidDel="00557631">
          <w:rPr>
            <w:rFonts w:ascii="Times New Roman" w:hAnsi="Times New Roman" w:cs="Times New Roman"/>
            <w:sz w:val="24"/>
            <w:szCs w:val="24"/>
          </w:rPr>
          <w:delText>test</w:delText>
        </w:r>
        <w:r w:rsidR="00CE4837" w:rsidDel="00557631">
          <w:rPr>
            <w:rFonts w:ascii="Times New Roman" w:hAnsi="Times New Roman" w:cs="Times New Roman"/>
            <w:sz w:val="24"/>
            <w:szCs w:val="24"/>
          </w:rPr>
          <w:delText>ing</w:delText>
        </w:r>
        <w:r w:rsidR="00B87768" w:rsidDel="00557631">
          <w:rPr>
            <w:rFonts w:ascii="Times New Roman" w:hAnsi="Times New Roman" w:cs="Times New Roman"/>
            <w:sz w:val="24"/>
            <w:szCs w:val="24"/>
          </w:rPr>
          <w:delText xml:space="preserve"> </w:delText>
        </w:r>
      </w:del>
      <w:ins w:id="28" w:author="Scott B Coughlin" w:date="2017-05-31T11:55:00Z">
        <w:r w:rsidR="00557631">
          <w:rPr>
            <w:rFonts w:ascii="Times New Roman" w:hAnsi="Times New Roman" w:cs="Times New Roman"/>
            <w:sz w:val="24"/>
            <w:szCs w:val="24"/>
          </w:rPr>
          <w:t>tested</w:t>
        </w:r>
        <w:r w:rsidR="00557631">
          <w:rPr>
            <w:rFonts w:ascii="Times New Roman" w:hAnsi="Times New Roman" w:cs="Times New Roman"/>
            <w:sz w:val="24"/>
            <w:szCs w:val="24"/>
          </w:rPr>
          <w:t xml:space="preserve"> </w:t>
        </w:r>
      </w:ins>
      <w:r w:rsidR="00B87768">
        <w:rPr>
          <w:rFonts w:ascii="Times New Roman" w:hAnsi="Times New Roman" w:cs="Times New Roman"/>
          <w:sz w:val="24"/>
          <w:szCs w:val="24"/>
        </w:rPr>
        <w:t xml:space="preserve">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w:t>
      </w:r>
      <w:r w:rsidR="00B87768" w:rsidRPr="00B87768">
        <w:rPr>
          <w:rFonts w:ascii="Times New Roman" w:hAnsi="Times New Roman" w:cs="Times New Roman"/>
          <w:sz w:val="24"/>
          <w:szCs w:val="24"/>
        </w:rPr>
        <w:t>.</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7EB2EFE3"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 xml:space="preserve">In the second year, they </w:t>
      </w:r>
      <w:del w:id="29" w:author="Scott B Coughlin" w:date="2017-05-31T11:56:00Z">
        <w:r w:rsidDel="00557631">
          <w:rPr>
            <w:rFonts w:ascii="Times New Roman" w:hAnsi="Times New Roman" w:cs="Times New Roman"/>
            <w:sz w:val="24"/>
            <w:szCs w:val="24"/>
          </w:rPr>
          <w:delText xml:space="preserve">will </w:delText>
        </w:r>
      </w:del>
      <w:r>
        <w:rPr>
          <w:rFonts w:ascii="Times New Roman" w:hAnsi="Times New Roman" w:cs="Times New Roman"/>
          <w:sz w:val="24"/>
          <w:szCs w:val="24"/>
        </w:rPr>
        <w:t>p</w:t>
      </w:r>
      <w:r w:rsidRPr="003E780D">
        <w:rPr>
          <w:rFonts w:ascii="Times New Roman" w:hAnsi="Times New Roman" w:cs="Times New Roman"/>
          <w:sz w:val="24"/>
          <w:szCs w:val="24"/>
        </w:rPr>
        <w:t>la</w:t>
      </w:r>
      <w:r>
        <w:rPr>
          <w:rFonts w:ascii="Times New Roman" w:hAnsi="Times New Roman" w:cs="Times New Roman"/>
          <w:sz w:val="24"/>
          <w:szCs w:val="24"/>
        </w:rPr>
        <w:t>n</w:t>
      </w:r>
      <w:ins w:id="30" w:author="Scott B Coughlin" w:date="2017-05-31T11:56:00Z">
        <w:r w:rsidR="00557631">
          <w:rPr>
            <w:rFonts w:ascii="Times New Roman" w:hAnsi="Times New Roman" w:cs="Times New Roman"/>
            <w:sz w:val="24"/>
            <w:szCs w:val="24"/>
          </w:rPr>
          <w:t>ned</w:t>
        </w:r>
      </w:ins>
      <w:r>
        <w:rPr>
          <w:rFonts w:ascii="Times New Roman" w:hAnsi="Times New Roman" w:cs="Times New Roman"/>
          <w:sz w:val="24"/>
          <w:szCs w:val="24"/>
        </w:rPr>
        <w:t xml:space="preserve">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 xml:space="preserve">out in Year 3 </w:t>
      </w:r>
      <w:del w:id="31" w:author="Scott B Coughlin" w:date="2017-05-31T11:57:00Z">
        <w:r w:rsidDel="00557631">
          <w:rPr>
            <w:rFonts w:ascii="Times New Roman" w:hAnsi="Times New Roman" w:cs="Times New Roman"/>
            <w:sz w:val="24"/>
            <w:szCs w:val="24"/>
          </w:rPr>
          <w:delText xml:space="preserve">with </w:delText>
        </w:r>
      </w:del>
      <w:ins w:id="32" w:author="Scott B Coughlin" w:date="2017-05-31T11:57:00Z">
        <w:r w:rsidR="00557631">
          <w:rPr>
            <w:rFonts w:ascii="Times New Roman" w:hAnsi="Times New Roman" w:cs="Times New Roman"/>
            <w:sz w:val="24"/>
            <w:szCs w:val="24"/>
          </w:rPr>
          <w:t>which focused on how</w:t>
        </w:r>
        <w:r w:rsidR="00557631">
          <w:rPr>
            <w:rFonts w:ascii="Times New Roman" w:hAnsi="Times New Roman" w:cs="Times New Roman"/>
            <w:sz w:val="24"/>
            <w:szCs w:val="24"/>
          </w:rPr>
          <w:t xml:space="preserve"> </w:t>
        </w:r>
      </w:ins>
      <w:r>
        <w:rPr>
          <w:rFonts w:ascii="Times New Roman" w:hAnsi="Times New Roman" w:cs="Times New Roman"/>
          <w:sz w:val="24"/>
          <w:szCs w:val="24"/>
        </w:rPr>
        <w:t>participants develop</w:t>
      </w:r>
      <w:del w:id="33" w:author="Scott B Coughlin" w:date="2017-05-31T11:57:00Z">
        <w:r w:rsidDel="00557631">
          <w:rPr>
            <w:rFonts w:ascii="Times New Roman" w:hAnsi="Times New Roman" w:cs="Times New Roman"/>
            <w:sz w:val="24"/>
            <w:szCs w:val="24"/>
          </w:rPr>
          <w:delText>ing</w:delText>
        </w:r>
      </w:del>
      <w:r>
        <w:rPr>
          <w:rFonts w:ascii="Times New Roman" w:hAnsi="Times New Roman" w:cs="Times New Roman"/>
          <w:sz w:val="24"/>
          <w:szCs w:val="24"/>
        </w:rPr>
        <w:t xml:space="preserve"> novel clusters</w:t>
      </w:r>
      <w:ins w:id="34" w:author="Scott B Coughlin" w:date="2017-05-31T11:57:00Z">
        <w:r w:rsidR="00557631">
          <w:rPr>
            <w:rFonts w:ascii="Times New Roman" w:hAnsi="Times New Roman" w:cs="Times New Roman"/>
            <w:sz w:val="24"/>
            <w:szCs w:val="24"/>
          </w:rPr>
          <w:t xml:space="preserve">. In addition, they </w:t>
        </w:r>
      </w:ins>
      <w:del w:id="35" w:author="Scott B Coughlin" w:date="2017-05-31T11:57:00Z">
        <w:r w:rsidDel="00557631">
          <w:rPr>
            <w:rFonts w:ascii="Times New Roman" w:hAnsi="Times New Roman" w:cs="Times New Roman"/>
            <w:sz w:val="24"/>
            <w:szCs w:val="24"/>
          </w:rPr>
          <w:delText xml:space="preserve">, will </w:delText>
        </w:r>
      </w:del>
      <w:r>
        <w:rPr>
          <w:rFonts w:ascii="Times New Roman" w:hAnsi="Times New Roman" w:cs="Times New Roman"/>
          <w:sz w:val="24"/>
          <w:szCs w:val="24"/>
        </w:rPr>
        <w:t>c</w:t>
      </w:r>
      <w:r w:rsidRPr="003E780D">
        <w:rPr>
          <w:rFonts w:ascii="Times New Roman" w:hAnsi="Times New Roman" w:cs="Times New Roman"/>
          <w:sz w:val="24"/>
          <w:szCs w:val="24"/>
        </w:rPr>
        <w:t>onsul</w:t>
      </w:r>
      <w:r>
        <w:rPr>
          <w:rFonts w:ascii="Times New Roman" w:hAnsi="Times New Roman" w:cs="Times New Roman"/>
          <w:sz w:val="24"/>
          <w:szCs w:val="24"/>
        </w:rPr>
        <w:t>t</w:t>
      </w:r>
      <w:ins w:id="36" w:author="Scott B Coughlin" w:date="2017-05-31T11:57:00Z">
        <w:r w:rsidR="00557631">
          <w:rPr>
            <w:rFonts w:ascii="Times New Roman" w:hAnsi="Times New Roman" w:cs="Times New Roman"/>
            <w:sz w:val="24"/>
            <w:szCs w:val="24"/>
          </w:rPr>
          <w:t>ed</w:t>
        </w:r>
      </w:ins>
      <w:r>
        <w:rPr>
          <w:rFonts w:ascii="Times New Roman" w:hAnsi="Times New Roman" w:cs="Times New Roman"/>
          <w:sz w:val="24"/>
          <w:szCs w:val="24"/>
        </w:rPr>
        <w:t xml:space="preserve"> on the Adler’s implementation of the human-clustering phase, and </w:t>
      </w:r>
      <w:del w:id="37" w:author="Scott B Coughlin" w:date="2017-05-31T11:58:00Z">
        <w:r w:rsidDel="00557631">
          <w:rPr>
            <w:rFonts w:ascii="Times New Roman" w:hAnsi="Times New Roman" w:cs="Times New Roman"/>
            <w:sz w:val="24"/>
            <w:szCs w:val="24"/>
          </w:rPr>
          <w:delText xml:space="preserve">will </w:delText>
        </w:r>
      </w:del>
      <w:r>
        <w:rPr>
          <w:rFonts w:ascii="Times New Roman" w:hAnsi="Times New Roman" w:cs="Times New Roman"/>
          <w:sz w:val="24"/>
          <w:szCs w:val="24"/>
        </w:rPr>
        <w:t>c</w:t>
      </w:r>
      <w:r w:rsidRPr="003E780D">
        <w:rPr>
          <w:rFonts w:ascii="Times New Roman" w:hAnsi="Times New Roman" w:cs="Times New Roman"/>
          <w:sz w:val="24"/>
          <w:szCs w:val="24"/>
        </w:rPr>
        <w:t>arr</w:t>
      </w:r>
      <w:ins w:id="38" w:author="Scott B Coughlin" w:date="2017-05-31T11:58:00Z">
        <w:r w:rsidR="00557631">
          <w:rPr>
            <w:rFonts w:ascii="Times New Roman" w:hAnsi="Times New Roman" w:cs="Times New Roman"/>
            <w:sz w:val="24"/>
            <w:szCs w:val="24"/>
          </w:rPr>
          <w:t>ied</w:t>
        </w:r>
      </w:ins>
      <w:del w:id="39" w:author="Scott B Coughlin" w:date="2017-05-31T11:58:00Z">
        <w:r w:rsidRPr="003E780D" w:rsidDel="00557631">
          <w:rPr>
            <w:rFonts w:ascii="Times New Roman" w:hAnsi="Times New Roman" w:cs="Times New Roman"/>
            <w:sz w:val="24"/>
            <w:szCs w:val="24"/>
          </w:rPr>
          <w:delText>y</w:delText>
        </w:r>
      </w:del>
      <w:r w:rsidRPr="003E780D">
        <w:rPr>
          <w:rFonts w:ascii="Times New Roman" w:hAnsi="Times New Roman" w:cs="Times New Roman"/>
          <w:sz w:val="24"/>
          <w:szCs w:val="24"/>
        </w:rPr>
        <w:t xml:space="preserve"> out</w:t>
      </w:r>
      <w:ins w:id="40" w:author="Scott B Coughlin" w:date="2017-05-31T11:58:00Z">
        <w:r w:rsidR="00557631">
          <w:rPr>
            <w:rFonts w:ascii="Times New Roman" w:hAnsi="Times New Roman" w:cs="Times New Roman"/>
            <w:sz w:val="24"/>
            <w:szCs w:val="24"/>
          </w:rPr>
          <w:t xml:space="preserve"> non-human</w:t>
        </w:r>
      </w:ins>
      <w:r w:rsidRPr="003E780D">
        <w:rPr>
          <w:rFonts w:ascii="Times New Roman" w:hAnsi="Times New Roman" w:cs="Times New Roman"/>
          <w:sz w:val="24"/>
          <w:szCs w:val="24"/>
        </w:rPr>
        <w:t xml:space="preserve"> </w:t>
      </w:r>
      <w:ins w:id="41" w:author="Scott B Coughlin" w:date="2017-05-31T11:58:00Z">
        <w:r w:rsidR="00557631">
          <w:rPr>
            <w:rFonts w:ascii="Times New Roman" w:hAnsi="Times New Roman" w:cs="Times New Roman"/>
            <w:sz w:val="24"/>
            <w:szCs w:val="24"/>
          </w:rPr>
          <w:t xml:space="preserve">research </w:t>
        </w:r>
      </w:ins>
      <w:r w:rsidRPr="003E780D">
        <w:rPr>
          <w:rFonts w:ascii="Times New Roman" w:hAnsi="Times New Roman" w:cs="Times New Roman"/>
          <w:sz w:val="24"/>
          <w:szCs w:val="24"/>
        </w:rPr>
        <w:t>exper</w:t>
      </w:r>
      <w:r>
        <w:rPr>
          <w:rFonts w:ascii="Times New Roman" w:hAnsi="Times New Roman" w:cs="Times New Roman"/>
          <w:sz w:val="24"/>
          <w:szCs w:val="24"/>
        </w:rPr>
        <w:t xml:space="preserve">iments with </w:t>
      </w:r>
      <w:del w:id="42" w:author="Scott B Coughlin" w:date="2017-05-31T11:58:00Z">
        <w:r w:rsidRPr="003E780D" w:rsidDel="00557631">
          <w:rPr>
            <w:rFonts w:ascii="Times New Roman" w:hAnsi="Times New Roman" w:cs="Times New Roman"/>
            <w:sz w:val="24"/>
            <w:szCs w:val="24"/>
          </w:rPr>
          <w:delText xml:space="preserve">participants in </w:delText>
        </w:r>
      </w:del>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ins w:id="43" w:author="Scott B Coughlin" w:date="2017-05-31T11:58:00Z">
        <w:r w:rsidR="00754212">
          <w:rPr>
            <w:rFonts w:ascii="Times New Roman" w:hAnsi="Times New Roman" w:cs="Times New Roman"/>
            <w:sz w:val="24"/>
            <w:szCs w:val="24"/>
          </w:rPr>
          <w:t xml:space="preserve"> These tasks may involve human subject research and require IRB approval.</w:t>
        </w:r>
      </w:ins>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426BF0B2"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t>
      </w:r>
      <w:del w:id="44" w:author="Scott B Coughlin" w:date="2017-05-31T12:00:00Z">
        <w:r w:rsidR="00FC108E" w:rsidDel="00754212">
          <w:rPr>
            <w:rFonts w:ascii="Times New Roman" w:hAnsi="Times New Roman" w:cs="Times New Roman"/>
            <w:sz w:val="24"/>
            <w:szCs w:val="24"/>
          </w:rPr>
          <w:delText xml:space="preserve">will </w:delText>
        </w:r>
      </w:del>
      <w:ins w:id="45" w:author="Scott B Coughlin" w:date="2017-05-31T12:00:00Z">
        <w:r w:rsidR="00754212">
          <w:rPr>
            <w:rFonts w:ascii="Times New Roman" w:hAnsi="Times New Roman" w:cs="Times New Roman"/>
            <w:sz w:val="24"/>
            <w:szCs w:val="24"/>
          </w:rPr>
          <w:t>developed</w:t>
        </w:r>
        <w:r w:rsidR="00754212">
          <w:rPr>
            <w:rFonts w:ascii="Times New Roman" w:hAnsi="Times New Roman" w:cs="Times New Roman"/>
            <w:sz w:val="24"/>
            <w:szCs w:val="24"/>
          </w:rPr>
          <w:t xml:space="preserve"> </w:t>
        </w:r>
      </w:ins>
      <w:del w:id="46" w:author="Scott B Coughlin" w:date="2017-05-31T12:00:00Z">
        <w:r w:rsidR="00FC108E" w:rsidRPr="00FC108E" w:rsidDel="00754212">
          <w:rPr>
            <w:rFonts w:ascii="Times New Roman" w:hAnsi="Times New Roman" w:cs="Times New Roman"/>
            <w:sz w:val="24"/>
            <w:szCs w:val="24"/>
          </w:rPr>
          <w:delText>Prototy</w:delText>
        </w:r>
        <w:r w:rsidR="00FC108E" w:rsidDel="00754212">
          <w:rPr>
            <w:rFonts w:ascii="Times New Roman" w:hAnsi="Times New Roman" w:cs="Times New Roman"/>
            <w:sz w:val="24"/>
            <w:szCs w:val="24"/>
          </w:rPr>
          <w:delText xml:space="preserve">pe </w:delText>
        </w:r>
      </w:del>
      <w:r w:rsidR="00FC108E">
        <w:rPr>
          <w:rFonts w:ascii="Times New Roman" w:hAnsi="Times New Roman" w:cs="Times New Roman"/>
          <w:sz w:val="24"/>
          <w:szCs w:val="24"/>
        </w:rPr>
        <w:t>and test</w:t>
      </w:r>
      <w:ins w:id="47" w:author="Scott B Coughlin" w:date="2017-05-31T12:00:00Z">
        <w:r w:rsidR="00754212">
          <w:rPr>
            <w:rFonts w:ascii="Times New Roman" w:hAnsi="Times New Roman" w:cs="Times New Roman"/>
            <w:sz w:val="24"/>
            <w:szCs w:val="24"/>
          </w:rPr>
          <w:t>ed</w:t>
        </w:r>
      </w:ins>
      <w:r w:rsidR="00FC108E">
        <w:rPr>
          <w:rFonts w:ascii="Times New Roman" w:hAnsi="Times New Roman" w:cs="Times New Roman"/>
          <w:sz w:val="24"/>
          <w:szCs w:val="24"/>
        </w:rPr>
        <w:t xml:space="preserve">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lastRenderedPageBreak/>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ins w:id="48" w:author="Scott B Coughlin" w:date="2017-05-31T12:00:00Z">
        <w:r w:rsidR="00754212">
          <w:rPr>
            <w:rFonts w:ascii="Times New Roman" w:hAnsi="Times New Roman" w:cs="Times New Roman"/>
            <w:sz w:val="24"/>
            <w:szCs w:val="24"/>
          </w:rPr>
          <w:t>.</w:t>
        </w:r>
      </w:ins>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52B91D53"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t>
      </w:r>
      <w:del w:id="49" w:author="Scott B Coughlin" w:date="2017-05-31T12:00:00Z">
        <w:r w:rsidDel="00754212">
          <w:rPr>
            <w:rFonts w:ascii="Times New Roman" w:hAnsi="Times New Roman" w:cs="Times New Roman"/>
            <w:sz w:val="24"/>
            <w:szCs w:val="24"/>
          </w:rPr>
          <w:delText xml:space="preserve">will </w:delText>
        </w:r>
      </w:del>
      <w:r>
        <w:rPr>
          <w:rFonts w:ascii="Times New Roman" w:hAnsi="Times New Roman" w:cs="Times New Roman"/>
          <w:sz w:val="24"/>
          <w:szCs w:val="24"/>
        </w:rPr>
        <w:t>use</w:t>
      </w:r>
      <w:ins w:id="50" w:author="Scott B Coughlin" w:date="2017-05-31T12:00:00Z">
        <w:r w:rsidR="00754212">
          <w:rPr>
            <w:rFonts w:ascii="Times New Roman" w:hAnsi="Times New Roman" w:cs="Times New Roman"/>
            <w:sz w:val="24"/>
            <w:szCs w:val="24"/>
          </w:rPr>
          <w:t>d</w:t>
        </w:r>
      </w:ins>
      <w:r>
        <w:rPr>
          <w:rFonts w:ascii="Times New Roman" w:hAnsi="Times New Roman" w:cs="Times New Roman"/>
          <w:sz w:val="24"/>
          <w:szCs w:val="24"/>
        </w:rPr>
        <w:t xml:space="preserv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estigating their causes, continue</w:t>
      </w:r>
      <w:ins w:id="51" w:author="Scott B Coughlin" w:date="2017-05-31T12:00:00Z">
        <w:r w:rsidR="00754212">
          <w:rPr>
            <w:rFonts w:ascii="Times New Roman" w:hAnsi="Times New Roman" w:cs="Times New Roman"/>
            <w:sz w:val="24"/>
            <w:szCs w:val="24"/>
          </w:rPr>
          <w:t>d</w:t>
        </w:r>
      </w:ins>
      <w:r>
        <w:rPr>
          <w:rFonts w:ascii="Times New Roman" w:hAnsi="Times New Roman" w:cs="Times New Roman"/>
          <w:sz w:val="24"/>
          <w:szCs w:val="24"/>
        </w:rPr>
        <w:t xml:space="preserv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18DB7C64"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 xml:space="preserve">Each of these sites will submit a proposal to their local IRB office to gain the required approvals.  Such approvals are required before the project </w:t>
      </w:r>
      <w:proofErr w:type="gramStart"/>
      <w:r>
        <w:rPr>
          <w:rFonts w:ascii="Times New Roman" w:hAnsi="Times New Roman" w:cs="Times New Roman"/>
          <w:sz w:val="24"/>
          <w:szCs w:val="24"/>
        </w:rPr>
        <w:t>is allowed to</w:t>
      </w:r>
      <w:proofErr w:type="gramEnd"/>
      <w:r>
        <w:rPr>
          <w:rFonts w:ascii="Times New Roman" w:hAnsi="Times New Roman" w:cs="Times New Roman"/>
          <w:sz w:val="24"/>
          <w:szCs w:val="24"/>
        </w:rPr>
        <w:t xml:space="preserve"> begin.  (Syracuse has already obtained the appr</w:t>
      </w:r>
      <w:r w:rsidR="00D33B9F">
        <w:rPr>
          <w:rFonts w:ascii="Times New Roman" w:hAnsi="Times New Roman" w:cs="Times New Roman"/>
          <w:sz w:val="24"/>
          <w:szCs w:val="24"/>
        </w:rPr>
        <w:t xml:space="preserve">oval for the first </w:t>
      </w:r>
      <w:r w:rsidR="003E464C">
        <w:rPr>
          <w:rFonts w:ascii="Times New Roman" w:hAnsi="Times New Roman" w:cs="Times New Roman"/>
          <w:sz w:val="24"/>
          <w:szCs w:val="24"/>
        </w:rPr>
        <w:t xml:space="preserve">and second </w:t>
      </w:r>
      <w:r w:rsidR="00D33B9F">
        <w:rPr>
          <w:rFonts w:ascii="Times New Roman" w:hAnsi="Times New Roman" w:cs="Times New Roman"/>
          <w:sz w:val="24"/>
          <w:szCs w:val="24"/>
        </w:rPr>
        <w:t>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Zooniverse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All members of the research teams who work with the participant data are made aware of the privacy policy and practices by reviewing the Privacy Policy before joining the Zooniverse team.  The Zooniverse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To protect the privacy of every individual who participates, the Zooniverse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start of the project, all data will be housed at the Adler Planetarium, which houses the data for the other Zooniverse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proofErr w:type="gramStart"/>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Incomplete</w:t>
      </w:r>
      <w:proofErr w:type="gramEnd"/>
      <w:r w:rsidR="00DA1BDC">
        <w:rPr>
          <w:rFonts w:ascii="Times New Roman" w:hAnsi="Times New Roman" w:cs="Times New Roman"/>
          <w:b/>
          <w:bCs/>
          <w:sz w:val="28"/>
          <w:szCs w:val="28"/>
        </w:rPr>
        <w:t xml:space="preserv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466E374A" w14:textId="3BC57358" w:rsidR="006B6FDA" w:rsidRDefault="00AE2A56" w:rsidP="001C377A">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b/>
          <w:bCs/>
          <w:sz w:val="28"/>
          <w:szCs w:val="28"/>
        </w:rPr>
        <w:lastRenderedPageBreak/>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proofErr w:type="gramEnd"/>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626ABF7E" w14:textId="5E4E8CB9" w:rsidR="006B6FDA" w:rsidRPr="006F6F43" w:rsidRDefault="006B6FDA" w:rsidP="006B6FDA">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For the human research aspects of the project to be conducted in </w:t>
      </w:r>
      <w:del w:id="52" w:author="Scott B Coughlin" w:date="2017-05-31T12:01:00Z">
        <w:r w:rsidDel="00754212">
          <w:rPr>
            <w:rFonts w:ascii="Times New Roman" w:hAnsi="Times New Roman" w:cs="Times New Roman"/>
            <w:iCs/>
            <w:sz w:val="24"/>
            <w:szCs w:val="24"/>
          </w:rPr>
          <w:delText xml:space="preserve">the latter half of </w:delText>
        </w:r>
      </w:del>
      <w:r>
        <w:rPr>
          <w:rFonts w:ascii="Times New Roman" w:hAnsi="Times New Roman" w:cs="Times New Roman"/>
          <w:iCs/>
          <w:sz w:val="24"/>
          <w:szCs w:val="24"/>
        </w:rPr>
        <w:t xml:space="preserve">year </w:t>
      </w:r>
      <w:ins w:id="53" w:author="Scott B Coughlin" w:date="2017-05-31T12:01:00Z">
        <w:r w:rsidR="00754212">
          <w:rPr>
            <w:rFonts w:ascii="Times New Roman" w:hAnsi="Times New Roman" w:cs="Times New Roman"/>
            <w:iCs/>
            <w:sz w:val="24"/>
            <w:szCs w:val="24"/>
          </w:rPr>
          <w:t>3</w:t>
        </w:r>
      </w:ins>
      <w:del w:id="54" w:author="Scott B Coughlin" w:date="2017-05-31T12:01:00Z">
        <w:r w:rsidDel="00754212">
          <w:rPr>
            <w:rFonts w:ascii="Times New Roman" w:hAnsi="Times New Roman" w:cs="Times New Roman"/>
            <w:iCs/>
            <w:sz w:val="24"/>
            <w:szCs w:val="24"/>
          </w:rPr>
          <w:delText>2</w:delText>
        </w:r>
      </w:del>
      <w:r>
        <w:rPr>
          <w:rFonts w:ascii="Times New Roman" w:hAnsi="Times New Roman" w:cs="Times New Roman"/>
          <w:iCs/>
          <w:sz w:val="24"/>
          <w:szCs w:val="24"/>
        </w:rPr>
        <w:t>, recruitment procedure is being developed by the Syracuse group and will be approved by their IRB and will comply with the Northwestern IRB standards for recruitment.</w:t>
      </w:r>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1F1E2C5" w14:textId="2A267342" w:rsidR="009242C3" w:rsidRDefault="00AE2A56" w:rsidP="00743C7E">
      <w:pPr>
        <w:autoSpaceDE w:val="0"/>
        <w:autoSpaceDN w:val="0"/>
        <w:adjustRightInd w:val="0"/>
        <w:spacing w:after="0" w:line="240" w:lineRule="auto"/>
        <w:rPr>
          <w:rFonts w:ascii="Times New Roman" w:hAnsi="Times New Roman" w:cs="Times New Roman"/>
          <w:iCs/>
          <w:sz w:val="24"/>
          <w:szCs w:val="24"/>
        </w:rPr>
      </w:pPr>
      <w:proofErr w:type="gramStart"/>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w:t>
      </w:r>
      <w:proofErr w:type="gramEnd"/>
      <w:r w:rsidR="002E0D67" w:rsidRPr="004B6CDB">
        <w:rPr>
          <w:rFonts w:ascii="Times New Roman" w:hAnsi="Times New Roman" w:cs="Times New Roman"/>
          <w:b/>
          <w:bCs/>
          <w:sz w:val="28"/>
          <w:szCs w:val="28"/>
        </w:rPr>
        <w:t xml:space="preserve"> Process</w:t>
      </w:r>
      <w:r w:rsidR="00232DA2">
        <w:rPr>
          <w:rFonts w:ascii="Times New Roman" w:hAnsi="Times New Roman" w:cs="Times New Roman"/>
          <w:b/>
          <w:bCs/>
          <w:sz w:val="28"/>
          <w:szCs w:val="28"/>
        </w:rPr>
        <w:t>:</w:t>
      </w:r>
    </w:p>
    <w:p w14:paraId="2B814DB8" w14:textId="7E3DF327" w:rsidR="006B6FDA" w:rsidRPr="006F6F43" w:rsidRDefault="006B6FDA" w:rsidP="006B6FDA">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For the human research aspects of the project to be conducted in </w:t>
      </w:r>
      <w:del w:id="55" w:author="Scott B Coughlin" w:date="2017-05-31T12:01:00Z">
        <w:r w:rsidDel="00754212">
          <w:rPr>
            <w:rFonts w:ascii="Times New Roman" w:hAnsi="Times New Roman" w:cs="Times New Roman"/>
            <w:iCs/>
            <w:sz w:val="24"/>
            <w:szCs w:val="24"/>
          </w:rPr>
          <w:delText xml:space="preserve">the latter half of </w:delText>
        </w:r>
      </w:del>
      <w:r>
        <w:rPr>
          <w:rFonts w:ascii="Times New Roman" w:hAnsi="Times New Roman" w:cs="Times New Roman"/>
          <w:iCs/>
          <w:sz w:val="24"/>
          <w:szCs w:val="24"/>
        </w:rPr>
        <w:t xml:space="preserve">year </w:t>
      </w:r>
      <w:ins w:id="56" w:author="Scott B Coughlin" w:date="2017-05-31T12:01:00Z">
        <w:r w:rsidR="00754212">
          <w:rPr>
            <w:rFonts w:ascii="Times New Roman" w:hAnsi="Times New Roman" w:cs="Times New Roman"/>
            <w:iCs/>
            <w:sz w:val="24"/>
            <w:szCs w:val="24"/>
          </w:rPr>
          <w:t>3</w:t>
        </w:r>
      </w:ins>
      <w:del w:id="57" w:author="Scott B Coughlin" w:date="2017-05-31T12:01:00Z">
        <w:r w:rsidDel="00754212">
          <w:rPr>
            <w:rFonts w:ascii="Times New Roman" w:hAnsi="Times New Roman" w:cs="Times New Roman"/>
            <w:iCs/>
            <w:sz w:val="24"/>
            <w:szCs w:val="24"/>
          </w:rPr>
          <w:delText>2</w:delText>
        </w:r>
      </w:del>
      <w:r>
        <w:rPr>
          <w:rFonts w:ascii="Times New Roman" w:hAnsi="Times New Roman" w:cs="Times New Roman"/>
          <w:iCs/>
          <w:sz w:val="24"/>
          <w:szCs w:val="24"/>
        </w:rPr>
        <w:t>, an Informed Consent form is being developed by the Syracuse group and will be approved by their IRB and will comply with the Northwestern IRB standards for recruitment.</w:t>
      </w:r>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4114FFA1" w14:textId="11607AEE" w:rsidR="00485678" w:rsidRPr="006C7F8A" w:rsidRDefault="00AC611A" w:rsidP="00D33B9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w:t>
      </w:r>
      <w:proofErr w:type="gramEnd"/>
      <w:r w:rsidR="002E0D67" w:rsidRPr="004B6CDB">
        <w:rPr>
          <w:rFonts w:ascii="Times New Roman" w:hAnsi="Times New Roman" w:cs="Times New Roman"/>
          <w:b/>
          <w:bCs/>
          <w:sz w:val="28"/>
          <w:szCs w:val="28"/>
        </w:rPr>
        <w:t xml:space="preserve"> to Document Consent</w:t>
      </w:r>
      <w:r w:rsidR="00336A66">
        <w:rPr>
          <w:rFonts w:ascii="Times New Roman" w:hAnsi="Times New Roman" w:cs="Times New Roman"/>
          <w:b/>
          <w:bCs/>
          <w:sz w:val="28"/>
          <w:szCs w:val="28"/>
        </w:rPr>
        <w:t xml:space="preserve">: </w:t>
      </w:r>
    </w:p>
    <w:p w14:paraId="2EEA705A" w14:textId="660E25AC" w:rsidR="00485678" w:rsidRPr="006F6F43" w:rsidRDefault="00485678" w:rsidP="00485678">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For the human research aspects of the project to be conducted in </w:t>
      </w:r>
      <w:del w:id="58" w:author="Scott B Coughlin" w:date="2017-05-31T12:01:00Z">
        <w:r w:rsidDel="00754212">
          <w:rPr>
            <w:rFonts w:ascii="Times New Roman" w:hAnsi="Times New Roman" w:cs="Times New Roman"/>
            <w:iCs/>
            <w:sz w:val="24"/>
            <w:szCs w:val="24"/>
          </w:rPr>
          <w:delText xml:space="preserve">the latter half of </w:delText>
        </w:r>
      </w:del>
      <w:r>
        <w:rPr>
          <w:rFonts w:ascii="Times New Roman" w:hAnsi="Times New Roman" w:cs="Times New Roman"/>
          <w:iCs/>
          <w:sz w:val="24"/>
          <w:szCs w:val="24"/>
        </w:rPr>
        <w:t xml:space="preserve">year </w:t>
      </w:r>
      <w:ins w:id="59" w:author="Scott B Coughlin" w:date="2017-05-31T12:01:00Z">
        <w:r w:rsidR="00754212">
          <w:rPr>
            <w:rFonts w:ascii="Times New Roman" w:hAnsi="Times New Roman" w:cs="Times New Roman"/>
            <w:iCs/>
            <w:sz w:val="24"/>
            <w:szCs w:val="24"/>
          </w:rPr>
          <w:t>3</w:t>
        </w:r>
      </w:ins>
      <w:del w:id="60" w:author="Scott B Coughlin" w:date="2017-05-31T12:01:00Z">
        <w:r w:rsidDel="00754212">
          <w:rPr>
            <w:rFonts w:ascii="Times New Roman" w:hAnsi="Times New Roman" w:cs="Times New Roman"/>
            <w:iCs/>
            <w:sz w:val="24"/>
            <w:szCs w:val="24"/>
          </w:rPr>
          <w:delText>2</w:delText>
        </w:r>
      </w:del>
      <w:r>
        <w:rPr>
          <w:rFonts w:ascii="Times New Roman" w:hAnsi="Times New Roman" w:cs="Times New Roman"/>
          <w:iCs/>
          <w:sz w:val="24"/>
          <w:szCs w:val="24"/>
        </w:rPr>
        <w:t>, a procedure to document consent is being developed by the Syracuse group and will be approved by their IRB and will comply with the Northwestern IRB standards for recruitment.</w:t>
      </w:r>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w:t>
      </w:r>
      <w:proofErr w:type="gramEnd"/>
      <w:r w:rsidRPr="004B6CDB">
        <w:rPr>
          <w:rFonts w:ascii="Times New Roman" w:hAnsi="Times New Roman" w:cs="Times New Roman"/>
          <w:b/>
          <w:bCs/>
          <w:sz w:val="28"/>
          <w:szCs w:val="28"/>
        </w:rPr>
        <w:t xml:space="preserve">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w:t>
      </w:r>
      <w:proofErr w:type="gramStart"/>
      <w:r>
        <w:rPr>
          <w:rFonts w:ascii="Times New Roman" w:hAnsi="Times New Roman" w:cs="Times New Roman"/>
          <w:iCs/>
          <w:sz w:val="24"/>
          <w:szCs w:val="24"/>
        </w:rPr>
        <w:t>are able to</w:t>
      </w:r>
      <w:proofErr w:type="gramEnd"/>
      <w:r>
        <w:rPr>
          <w:rFonts w:ascii="Times New Roman" w:hAnsi="Times New Roman" w:cs="Times New Roman"/>
          <w:iCs/>
          <w:sz w:val="24"/>
          <w:szCs w:val="24"/>
        </w:rPr>
        <w:t xml:space="preserve"> withdraw at any time without penalty, at their own request: they can simply discontinue their use of the Zooniverse system.  The 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Zooniverse team if they have </w:t>
      </w:r>
      <w:proofErr w:type="gramStart"/>
      <w:r w:rsidR="007D6137">
        <w:rPr>
          <w:rFonts w:ascii="Times New Roman" w:hAnsi="Times New Roman" w:cs="Times New Roman"/>
          <w:iCs/>
          <w:sz w:val="24"/>
          <w:szCs w:val="24"/>
        </w:rPr>
        <w:t>particular concerns</w:t>
      </w:r>
      <w:proofErr w:type="gramEnd"/>
      <w:r w:rsidR="007D6137">
        <w:rPr>
          <w:rFonts w:ascii="Times New Roman" w:hAnsi="Times New Roman" w:cs="Times New Roman"/>
          <w:iCs/>
          <w:sz w:val="24"/>
          <w:szCs w:val="24"/>
        </w:rPr>
        <w:t xml:space="preserve">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w:t>
      </w:r>
      <w:proofErr w:type="gramEnd"/>
      <w:r w:rsidRPr="004B6CDB">
        <w:rPr>
          <w:rFonts w:ascii="Times New Roman" w:hAnsi="Times New Roman" w:cs="Times New Roman"/>
          <w:b/>
          <w:bCs/>
          <w:sz w:val="28"/>
          <w:szCs w:val="28"/>
        </w:rPr>
        <w:t xml:space="preserve">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aLIGO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Participants who supply their real name will be publically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Financial</w:t>
      </w:r>
      <w:proofErr w:type="gramEnd"/>
      <w:r>
        <w:rPr>
          <w:rFonts w:ascii="Times New Roman" w:hAnsi="Times New Roman" w:cs="Times New Roman"/>
          <w:b/>
          <w:bCs/>
          <w:sz w:val="28"/>
          <w:szCs w:val="28"/>
        </w:rPr>
        <w:t xml:space="preserve">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w:t>
      </w:r>
      <w:proofErr w:type="gramEnd"/>
      <w:r w:rsidRPr="006E3690">
        <w:rPr>
          <w:rFonts w:ascii="Times New Roman" w:hAnsi="Times New Roman" w:cs="Times New Roman"/>
          <w:b/>
          <w:bCs/>
          <w:sz w:val="28"/>
          <w:szCs w:val="28"/>
        </w:rPr>
        <w:t xml:space="preserve">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Zooniverse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Default="00743C7E" w:rsidP="00D014A6">
      <w:pPr>
        <w:spacing w:after="0" w:line="240" w:lineRule="auto"/>
        <w:rPr>
          <w:rFonts w:ascii="Times New Roman" w:hAnsi="Times New Roman" w:cs="Times New Roman"/>
          <w:bCs/>
          <w:iCs/>
          <w:sz w:val="24"/>
          <w:szCs w:val="24"/>
        </w:rPr>
      </w:pPr>
      <w:r w:rsidRPr="00743C7E">
        <w:rPr>
          <w:rFonts w:ascii="Times New Roman" w:hAnsi="Times New Roman" w:cs="Times New Roman"/>
          <w:bCs/>
          <w:iCs/>
          <w:sz w:val="24"/>
          <w:szCs w:val="24"/>
        </w:rPr>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4DD9BF69" w14:textId="77777777" w:rsidR="00F246CB" w:rsidRDefault="00F246CB" w:rsidP="00D014A6">
      <w:pPr>
        <w:spacing w:after="0" w:line="240" w:lineRule="auto"/>
        <w:rPr>
          <w:rFonts w:ascii="Times New Roman" w:hAnsi="Times New Roman" w:cs="Times New Roman"/>
          <w:bCs/>
          <w:iCs/>
          <w:sz w:val="24"/>
          <w:szCs w:val="24"/>
        </w:rPr>
      </w:pPr>
    </w:p>
    <w:p w14:paraId="577EA25C" w14:textId="63BEB8BD" w:rsidR="00F246CB" w:rsidRPr="00F246CB" w:rsidRDefault="00F246CB" w:rsidP="00D014A6">
      <w:pPr>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lastRenderedPageBreak/>
        <w:t>Further, Adler team members received training on research data privacy as part of the Syracuse and Adler IRB protocol. In addition, the system does not request or collect any personally identifiable information nor any information that could be harmful or embarrassing to users.</w:t>
      </w:r>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Confidentiality</w:t>
      </w:r>
      <w:proofErr w:type="gramEnd"/>
      <w:r w:rsidR="00212984">
        <w:rPr>
          <w:rFonts w:ascii="Times New Roman" w:hAnsi="Times New Roman" w:cs="Times New Roman"/>
          <w:b/>
          <w:bCs/>
          <w:sz w:val="28"/>
          <w:szCs w:val="28"/>
        </w:rPr>
        <w:t xml:space="preserve"> and </w:t>
      </w:r>
      <w:r w:rsidRPr="006E3690">
        <w:rPr>
          <w:rFonts w:ascii="Times New Roman" w:hAnsi="Times New Roman" w:cs="Times New Roman"/>
          <w:b/>
          <w:bCs/>
          <w:sz w:val="28"/>
          <w:szCs w:val="28"/>
        </w:rPr>
        <w:t>Data Management:</w:t>
      </w:r>
    </w:p>
    <w:p w14:paraId="320B2F5F" w14:textId="484225FE"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publically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xml:space="preserve">, in this case), and not with </w:t>
      </w:r>
      <w:proofErr w:type="gramStart"/>
      <w:r w:rsidRPr="00087ABE">
        <w:rPr>
          <w:rFonts w:ascii="Times New Roman" w:hAnsi="Times New Roman" w:cs="Times New Roman"/>
          <w:bCs/>
          <w:iCs/>
          <w:sz w:val="24"/>
          <w:szCs w:val="24"/>
        </w:rPr>
        <w:t>particular classifications</w:t>
      </w:r>
      <w:proofErr w:type="gramEnd"/>
      <w:r w:rsidRPr="00087ABE">
        <w:rPr>
          <w:rFonts w:ascii="Times New Roman" w:hAnsi="Times New Roman" w:cs="Times New Roman"/>
          <w:bCs/>
          <w:iCs/>
          <w:sz w:val="24"/>
          <w:szCs w:val="24"/>
        </w:rPr>
        <w:t xml:space="preserve"> or “answers” given on the website.)</w:t>
      </w:r>
      <w:r>
        <w:rPr>
          <w:rFonts w:ascii="Times New Roman" w:hAnsi="Times New Roman" w:cs="Times New Roman"/>
          <w:bCs/>
          <w:iCs/>
          <w:sz w:val="24"/>
          <w:szCs w:val="24"/>
        </w:rPr>
        <w:t xml:space="preserve">  The Zooniverse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w:t>
      </w:r>
      <w:r w:rsidR="006724EA">
        <w:rPr>
          <w:rFonts w:ascii="Times New Roman" w:hAnsi="Times New Roman" w:cs="Times New Roman"/>
          <w:bCs/>
          <w:iCs/>
          <w:sz w:val="24"/>
          <w:szCs w:val="24"/>
        </w:rPr>
        <w:t>system will be used to help understand how the Gravity Spy architecture is functioning with an eye towards improving it.</w:t>
      </w:r>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4"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w:t>
      </w:r>
      <w:proofErr w:type="gramStart"/>
      <w:r w:rsidR="00216C52">
        <w:rPr>
          <w:rFonts w:ascii="Times New Roman" w:hAnsi="Times New Roman" w:cs="Times New Roman"/>
          <w:bCs/>
          <w:iCs/>
          <w:sz w:val="24"/>
          <w:szCs w:val="24"/>
        </w:rPr>
        <w:t>as long as</w:t>
      </w:r>
      <w:proofErr w:type="gramEnd"/>
      <w:r w:rsidR="00216C52">
        <w:rPr>
          <w:rFonts w:ascii="Times New Roman" w:hAnsi="Times New Roman" w:cs="Times New Roman"/>
          <w:bCs/>
          <w:iCs/>
          <w:sz w:val="24"/>
          <w:szCs w:val="24"/>
        </w:rPr>
        <w:t xml:space="preserve">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Only members of the research team and system administrators are granted access to the secure user data.  All members of the research team are made aware of the privacy policy and practices when they join the team.</w:t>
      </w:r>
    </w:p>
    <w:p w14:paraId="71804FB4" w14:textId="354D5313" w:rsidR="00087ABE" w:rsidRPr="00D014A6" w:rsidRDefault="003E464C"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We have adopted the standard form of aggregating and sharing the data mentioned above, i.e. TALK and classification data, that is default Zooniverse protocol. That is, members of the project can go to the project home page and click “export data” and receive a csv file containing this data accessible via their email</w:t>
      </w:r>
      <w:r w:rsidR="008B0510">
        <w:rPr>
          <w:rFonts w:ascii="Times New Roman" w:hAnsi="Times New Roman" w:cs="Times New Roman"/>
          <w:bCs/>
          <w:iCs/>
          <w:sz w:val="24"/>
          <w:szCs w:val="24"/>
        </w:rPr>
        <w:t>.</w:t>
      </w:r>
      <w:r>
        <w:rPr>
          <w:rFonts w:ascii="Times New Roman" w:hAnsi="Times New Roman" w:cs="Times New Roman"/>
          <w:bCs/>
          <w:iCs/>
          <w:sz w:val="24"/>
          <w:szCs w:val="24"/>
        </w:rPr>
        <w:t xml:space="preserve"> This data is aggregated in such a way that there is no personally identifiable information in these data exports (only the user’s self-selected username).</w:t>
      </w:r>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w:t>
      </w:r>
      <w:proofErr w:type="gramEnd"/>
      <w:r w:rsidR="00D451B4">
        <w:rPr>
          <w:rFonts w:ascii="Times New Roman" w:hAnsi="Times New Roman" w:cs="Times New Roman"/>
          <w:b/>
          <w:bCs/>
          <w:sz w:val="28"/>
          <w:szCs w:val="28"/>
        </w:rPr>
        <w:t xml:space="preserve">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w:t>
      </w:r>
      <w:proofErr w:type="gramEnd"/>
      <w:r w:rsidR="00A36A9C">
        <w:rPr>
          <w:rFonts w:ascii="Times New Roman" w:hAnsi="Times New Roman" w:cs="Times New Roman"/>
          <w:b/>
          <w:bCs/>
          <w:sz w:val="28"/>
          <w:szCs w:val="28"/>
        </w:rPr>
        <w:t xml:space="preserve">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7278C582"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Data will be retained for future use; the data will be stored as part of the Zooniverse system, which is built on Amazon Web Services, described above. Data for this project will be stored beyond the three-year lifetime of this grant program.  The only group that will have access to this data beyond the study period will be the researchers and system administrators of the Zooniverse program, working at Adler Planetarium</w:t>
      </w:r>
      <w:r w:rsidR="00427682">
        <w:rPr>
          <w:rFonts w:ascii="Times New Roman" w:hAnsi="Times New Roman" w:cs="Times New Roman"/>
          <w:iCs/>
          <w:sz w:val="24"/>
          <w:szCs w:val="24"/>
        </w:rPr>
        <w:t xml:space="preserve"> and Oxford University</w:t>
      </w:r>
      <w:r>
        <w:rPr>
          <w:rFonts w:ascii="Times New Roman" w:hAnsi="Times New Roman" w:cs="Times New Roman"/>
          <w:iCs/>
          <w:sz w:val="24"/>
          <w:szCs w:val="24"/>
        </w:rPr>
        <w:t xml:space="preserve">.  </w:t>
      </w:r>
    </w:p>
    <w:p w14:paraId="4F9216A7" w14:textId="4BF71A93" w:rsidR="008B0510" w:rsidRPr="008B0510" w:rsidRDefault="00333A7B" w:rsidP="008B0510">
      <w:pPr>
        <w:autoSpaceDE w:val="0"/>
        <w:autoSpaceDN w:val="0"/>
        <w:adjustRightInd w:val="0"/>
        <w:spacing w:before="120" w:after="120" w:line="240" w:lineRule="auto"/>
        <w:rPr>
          <w:rFonts w:ascii="Times New Roman" w:hAnsi="Times New Roman" w:cs="Times New Roman"/>
          <w:iCs/>
          <w:sz w:val="24"/>
          <w:szCs w:val="24"/>
        </w:rPr>
      </w:pPr>
      <w:r>
        <w:rPr>
          <w:rFonts w:ascii="Times New Roman" w:hAnsi="Times New Roman" w:cs="Times New Roman"/>
          <w:iCs/>
          <w:sz w:val="24"/>
          <w:szCs w:val="24"/>
        </w:rPr>
        <w:t xml:space="preserve">During year 1, we concluded that we have no intention of releasing this data at the end of the lifetime of this grant to people outside the members discussed above. </w:t>
      </w:r>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Qualifications</w:t>
      </w:r>
      <w:proofErr w:type="gramEnd"/>
      <w:r w:rsidR="0085599B">
        <w:rPr>
          <w:rFonts w:ascii="Times New Roman" w:hAnsi="Times New Roman" w:cs="Times New Roman"/>
          <w:b/>
          <w:bCs/>
          <w:sz w:val="28"/>
          <w:szCs w:val="28"/>
        </w:rPr>
        <w:t xml:space="preserve">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The Zooniverse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w:t>
      </w:r>
      <w:r w:rsidR="004B5D1D">
        <w:rPr>
          <w:rFonts w:ascii="Times New Roman" w:hAnsi="Times New Roman" w:cs="Times New Roman"/>
          <w:iCs/>
          <w:sz w:val="24"/>
          <w:szCs w:val="24"/>
        </w:rPr>
        <w:lastRenderedPageBreak/>
        <w:t>Spy</w:t>
      </w:r>
      <w:r>
        <w:rPr>
          <w:rFonts w:ascii="Times New Roman" w:hAnsi="Times New Roman" w:cs="Times New Roman"/>
          <w:iCs/>
          <w:sz w:val="24"/>
          <w:szCs w:val="24"/>
        </w:rPr>
        <w:t xml:space="preserve"> project does have some new components, it is largely </w:t>
      </w:r>
      <w:proofErr w:type="gramStart"/>
      <w:r>
        <w:rPr>
          <w:rFonts w:ascii="Times New Roman" w:hAnsi="Times New Roman" w:cs="Times New Roman"/>
          <w:iCs/>
          <w:sz w:val="24"/>
          <w:szCs w:val="24"/>
        </w:rPr>
        <w:t>similar to</w:t>
      </w:r>
      <w:proofErr w:type="gramEnd"/>
      <w:r>
        <w:rPr>
          <w:rFonts w:ascii="Times New Roman" w:hAnsi="Times New Roman" w:cs="Times New Roman"/>
          <w:iCs/>
          <w:sz w:val="24"/>
          <w:szCs w:val="24"/>
        </w:rPr>
        <w:t xml:space="preserve">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w:t>
      </w:r>
      <w:proofErr w:type="gramStart"/>
      <w:r>
        <w:rPr>
          <w:rFonts w:ascii="Times New Roman" w:hAnsi="Times New Roman" w:cs="Times New Roman"/>
          <w:iCs/>
          <w:sz w:val="24"/>
          <w:szCs w:val="24"/>
        </w:rPr>
        <w:t>in particular, any</w:t>
      </w:r>
      <w:proofErr w:type="gramEnd"/>
      <w:r>
        <w:rPr>
          <w:rFonts w:ascii="Times New Roman" w:hAnsi="Times New Roman" w:cs="Times New Roman"/>
          <w:iCs/>
          <w:sz w:val="24"/>
          <w:szCs w:val="24"/>
        </w:rPr>
        <w:t xml:space="preserve"> changes in the protocols, which will then be communicated to other researchers at each institution. </w:t>
      </w:r>
    </w:p>
    <w:p w14:paraId="2636A689" w14:textId="77777777" w:rsidR="003E284F" w:rsidRDefault="003E284F" w:rsidP="00D014A6">
      <w:pPr>
        <w:spacing w:line="240" w:lineRule="auto"/>
      </w:pPr>
    </w:p>
    <w:p w14:paraId="1EC75BB2" w14:textId="786E8129" w:rsidR="00116D94" w:rsidRDefault="00363DBC" w:rsidP="00F910CF">
      <w:r>
        <w:t>R</w:t>
      </w:r>
      <w:r w:rsidR="00116D94">
        <w:t xml:space="preserve">: </w:t>
      </w:r>
      <w:r w:rsidR="00C22A1A">
        <w:t>12</w:t>
      </w:r>
      <w:r>
        <w:t>/</w:t>
      </w:r>
      <w:r w:rsidR="00743887">
        <w:t>14</w:t>
      </w:r>
      <w:r w:rsidR="00232DA2">
        <w:t>/201</w:t>
      </w:r>
      <w:r w:rsidR="007022B1">
        <w:t>6</w:t>
      </w:r>
    </w:p>
    <w:sectPr w:rsidR="00116D94" w:rsidSect="00F910CF">
      <w:headerReference w:type="default" r:id="rId15"/>
      <w:footerReference w:type="default" r:id="rId16"/>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B6A64" w14:textId="77777777" w:rsidR="001B0732" w:rsidRDefault="001B0732" w:rsidP="00F910CF">
      <w:pPr>
        <w:spacing w:after="0" w:line="240" w:lineRule="auto"/>
      </w:pPr>
      <w:r>
        <w:separator/>
      </w:r>
    </w:p>
  </w:endnote>
  <w:endnote w:type="continuationSeparator" w:id="0">
    <w:p w14:paraId="6C59FF0F" w14:textId="77777777" w:rsidR="001B0732" w:rsidRDefault="001B0732"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390C7FCF"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54212">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54212">
              <w:rPr>
                <w:b/>
                <w:bCs/>
                <w:noProof/>
              </w:rPr>
              <w:t>11</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F8B2E" w14:textId="77777777" w:rsidR="001B0732" w:rsidRDefault="001B0732" w:rsidP="00F910CF">
      <w:pPr>
        <w:spacing w:after="0" w:line="240" w:lineRule="auto"/>
      </w:pPr>
      <w:r>
        <w:separator/>
      </w:r>
    </w:p>
  </w:footnote>
  <w:footnote w:type="continuationSeparator" w:id="0">
    <w:p w14:paraId="4D88837F" w14:textId="77777777" w:rsidR="001B0732" w:rsidRDefault="001B0732" w:rsidP="00F910C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B Coughlin">
    <w15:presenceInfo w15:providerId="None" w15:userId="Scott B Cough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00DB"/>
    <w:rsid w:val="00034B43"/>
    <w:rsid w:val="00034BD1"/>
    <w:rsid w:val="0004578F"/>
    <w:rsid w:val="000468B2"/>
    <w:rsid w:val="0005349A"/>
    <w:rsid w:val="00054C50"/>
    <w:rsid w:val="00066404"/>
    <w:rsid w:val="00074B57"/>
    <w:rsid w:val="00083524"/>
    <w:rsid w:val="00086EEF"/>
    <w:rsid w:val="00087ABE"/>
    <w:rsid w:val="000940C5"/>
    <w:rsid w:val="00097B26"/>
    <w:rsid w:val="000A019A"/>
    <w:rsid w:val="000B54F7"/>
    <w:rsid w:val="000B5F72"/>
    <w:rsid w:val="000E18EF"/>
    <w:rsid w:val="00101B25"/>
    <w:rsid w:val="00113BEB"/>
    <w:rsid w:val="00116D94"/>
    <w:rsid w:val="0013269C"/>
    <w:rsid w:val="0014058F"/>
    <w:rsid w:val="00140C34"/>
    <w:rsid w:val="00142C5F"/>
    <w:rsid w:val="001443E7"/>
    <w:rsid w:val="00160C64"/>
    <w:rsid w:val="00173098"/>
    <w:rsid w:val="0018252F"/>
    <w:rsid w:val="001826AA"/>
    <w:rsid w:val="00196A19"/>
    <w:rsid w:val="001B0732"/>
    <w:rsid w:val="001B0B28"/>
    <w:rsid w:val="001C377A"/>
    <w:rsid w:val="001C39D9"/>
    <w:rsid w:val="001C7034"/>
    <w:rsid w:val="001D1A24"/>
    <w:rsid w:val="001E07F3"/>
    <w:rsid w:val="001F117B"/>
    <w:rsid w:val="001F1D62"/>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93FD8"/>
    <w:rsid w:val="002A69B4"/>
    <w:rsid w:val="002B14CB"/>
    <w:rsid w:val="002D6CAB"/>
    <w:rsid w:val="002D7688"/>
    <w:rsid w:val="002E0D67"/>
    <w:rsid w:val="002E333A"/>
    <w:rsid w:val="002F09F8"/>
    <w:rsid w:val="00300CD1"/>
    <w:rsid w:val="00314186"/>
    <w:rsid w:val="003268E1"/>
    <w:rsid w:val="0033008F"/>
    <w:rsid w:val="00333A7B"/>
    <w:rsid w:val="00336A66"/>
    <w:rsid w:val="00347DA1"/>
    <w:rsid w:val="00353BCD"/>
    <w:rsid w:val="00363DBC"/>
    <w:rsid w:val="00374483"/>
    <w:rsid w:val="00385CCA"/>
    <w:rsid w:val="003863DF"/>
    <w:rsid w:val="003B44CE"/>
    <w:rsid w:val="003D03A5"/>
    <w:rsid w:val="003D2ADB"/>
    <w:rsid w:val="003D32F2"/>
    <w:rsid w:val="003D721D"/>
    <w:rsid w:val="003E284F"/>
    <w:rsid w:val="003E464C"/>
    <w:rsid w:val="003E59D5"/>
    <w:rsid w:val="003E67A6"/>
    <w:rsid w:val="003E780D"/>
    <w:rsid w:val="003F0676"/>
    <w:rsid w:val="00405941"/>
    <w:rsid w:val="00406751"/>
    <w:rsid w:val="00427682"/>
    <w:rsid w:val="004302C5"/>
    <w:rsid w:val="00430C35"/>
    <w:rsid w:val="00442504"/>
    <w:rsid w:val="00447526"/>
    <w:rsid w:val="004527F0"/>
    <w:rsid w:val="00460BAF"/>
    <w:rsid w:val="004828CF"/>
    <w:rsid w:val="00483A94"/>
    <w:rsid w:val="004843C3"/>
    <w:rsid w:val="00485678"/>
    <w:rsid w:val="00495105"/>
    <w:rsid w:val="004A217D"/>
    <w:rsid w:val="004A5DD0"/>
    <w:rsid w:val="004B5D1D"/>
    <w:rsid w:val="004B6CDB"/>
    <w:rsid w:val="004B7AE3"/>
    <w:rsid w:val="004C5308"/>
    <w:rsid w:val="004C7ADF"/>
    <w:rsid w:val="004E4EEB"/>
    <w:rsid w:val="00505ED3"/>
    <w:rsid w:val="00511641"/>
    <w:rsid w:val="005308FC"/>
    <w:rsid w:val="00543104"/>
    <w:rsid w:val="00545DB5"/>
    <w:rsid w:val="005472C5"/>
    <w:rsid w:val="00547D53"/>
    <w:rsid w:val="00553452"/>
    <w:rsid w:val="0055549C"/>
    <w:rsid w:val="00556930"/>
    <w:rsid w:val="00557631"/>
    <w:rsid w:val="00571A7C"/>
    <w:rsid w:val="005740A9"/>
    <w:rsid w:val="00582BD5"/>
    <w:rsid w:val="005A5BA9"/>
    <w:rsid w:val="005B303D"/>
    <w:rsid w:val="005B4E6B"/>
    <w:rsid w:val="005B4FCC"/>
    <w:rsid w:val="005C7D2D"/>
    <w:rsid w:val="005D0EC4"/>
    <w:rsid w:val="005D6264"/>
    <w:rsid w:val="005E185F"/>
    <w:rsid w:val="005F2678"/>
    <w:rsid w:val="005F6BE1"/>
    <w:rsid w:val="005F73E7"/>
    <w:rsid w:val="00600B9F"/>
    <w:rsid w:val="00604F39"/>
    <w:rsid w:val="00613067"/>
    <w:rsid w:val="006151D7"/>
    <w:rsid w:val="006223B4"/>
    <w:rsid w:val="00626357"/>
    <w:rsid w:val="00627B63"/>
    <w:rsid w:val="00635217"/>
    <w:rsid w:val="00647CFE"/>
    <w:rsid w:val="0065559F"/>
    <w:rsid w:val="00662B14"/>
    <w:rsid w:val="00667ADF"/>
    <w:rsid w:val="006708DA"/>
    <w:rsid w:val="006724EA"/>
    <w:rsid w:val="00672C4F"/>
    <w:rsid w:val="0069282B"/>
    <w:rsid w:val="006A5767"/>
    <w:rsid w:val="006B37D7"/>
    <w:rsid w:val="006B6FDA"/>
    <w:rsid w:val="006C1A71"/>
    <w:rsid w:val="006C6BAD"/>
    <w:rsid w:val="006C7F8A"/>
    <w:rsid w:val="006D7777"/>
    <w:rsid w:val="006E0590"/>
    <w:rsid w:val="006E3690"/>
    <w:rsid w:val="006E66CF"/>
    <w:rsid w:val="006F5B0A"/>
    <w:rsid w:val="006F6F43"/>
    <w:rsid w:val="007022B1"/>
    <w:rsid w:val="00704571"/>
    <w:rsid w:val="0070730C"/>
    <w:rsid w:val="0074155C"/>
    <w:rsid w:val="00743887"/>
    <w:rsid w:val="00743C7E"/>
    <w:rsid w:val="00754212"/>
    <w:rsid w:val="00765AB5"/>
    <w:rsid w:val="00771903"/>
    <w:rsid w:val="00781914"/>
    <w:rsid w:val="00781FF8"/>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5DBA"/>
    <w:rsid w:val="00807470"/>
    <w:rsid w:val="00815ED1"/>
    <w:rsid w:val="00835FB4"/>
    <w:rsid w:val="00841965"/>
    <w:rsid w:val="00842076"/>
    <w:rsid w:val="00844388"/>
    <w:rsid w:val="008450F2"/>
    <w:rsid w:val="00854D65"/>
    <w:rsid w:val="0085599B"/>
    <w:rsid w:val="008604B3"/>
    <w:rsid w:val="00861778"/>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84505"/>
    <w:rsid w:val="00990749"/>
    <w:rsid w:val="00991CB9"/>
    <w:rsid w:val="00993EC9"/>
    <w:rsid w:val="00995934"/>
    <w:rsid w:val="009B0CE0"/>
    <w:rsid w:val="009C4A7C"/>
    <w:rsid w:val="009C5C9C"/>
    <w:rsid w:val="009F0D80"/>
    <w:rsid w:val="009F29F3"/>
    <w:rsid w:val="00A20D75"/>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97337"/>
    <w:rsid w:val="00AA1578"/>
    <w:rsid w:val="00AB2CE3"/>
    <w:rsid w:val="00AC3085"/>
    <w:rsid w:val="00AC611A"/>
    <w:rsid w:val="00AD3981"/>
    <w:rsid w:val="00AD5AA6"/>
    <w:rsid w:val="00AE2A56"/>
    <w:rsid w:val="00B006A6"/>
    <w:rsid w:val="00B13CC2"/>
    <w:rsid w:val="00B304A3"/>
    <w:rsid w:val="00B35E0C"/>
    <w:rsid w:val="00B401D8"/>
    <w:rsid w:val="00B53F2B"/>
    <w:rsid w:val="00B62227"/>
    <w:rsid w:val="00B63042"/>
    <w:rsid w:val="00B6561B"/>
    <w:rsid w:val="00B710E7"/>
    <w:rsid w:val="00B7280B"/>
    <w:rsid w:val="00B73513"/>
    <w:rsid w:val="00B74FDC"/>
    <w:rsid w:val="00B803FC"/>
    <w:rsid w:val="00B87768"/>
    <w:rsid w:val="00B91E20"/>
    <w:rsid w:val="00B929C8"/>
    <w:rsid w:val="00BA7CD4"/>
    <w:rsid w:val="00BB7AA3"/>
    <w:rsid w:val="00BC19F5"/>
    <w:rsid w:val="00BC68A9"/>
    <w:rsid w:val="00BD3837"/>
    <w:rsid w:val="00BD7676"/>
    <w:rsid w:val="00BF575F"/>
    <w:rsid w:val="00C02A73"/>
    <w:rsid w:val="00C143A3"/>
    <w:rsid w:val="00C17E2E"/>
    <w:rsid w:val="00C22A1A"/>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CE4837"/>
    <w:rsid w:val="00D014A6"/>
    <w:rsid w:val="00D11D13"/>
    <w:rsid w:val="00D1370F"/>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347DC"/>
    <w:rsid w:val="00E4510A"/>
    <w:rsid w:val="00E63DF3"/>
    <w:rsid w:val="00E666B0"/>
    <w:rsid w:val="00E67ADE"/>
    <w:rsid w:val="00E73EEF"/>
    <w:rsid w:val="00E85B87"/>
    <w:rsid w:val="00E962E3"/>
    <w:rsid w:val="00EA7C96"/>
    <w:rsid w:val="00EB43CC"/>
    <w:rsid w:val="00EB59F9"/>
    <w:rsid w:val="00EC5521"/>
    <w:rsid w:val="00ED2CD4"/>
    <w:rsid w:val="00EE0242"/>
    <w:rsid w:val="00EE6FDB"/>
    <w:rsid w:val="00EF4002"/>
    <w:rsid w:val="00EF45A7"/>
    <w:rsid w:val="00F04A1A"/>
    <w:rsid w:val="00F04A23"/>
    <w:rsid w:val="00F20B0D"/>
    <w:rsid w:val="00F246CB"/>
    <w:rsid w:val="00F34262"/>
    <w:rsid w:val="00F34CF9"/>
    <w:rsid w:val="00F34F01"/>
    <w:rsid w:val="00F435F5"/>
    <w:rsid w:val="00F44929"/>
    <w:rsid w:val="00F570E7"/>
    <w:rsid w:val="00F71758"/>
    <w:rsid w:val="00F74752"/>
    <w:rsid w:val="00F90B3A"/>
    <w:rsid w:val="00F910CF"/>
    <w:rsid w:val="00F9778D"/>
    <w:rsid w:val="00FB0D34"/>
    <w:rsid w:val="00FC108E"/>
    <w:rsid w:val="00FC5F19"/>
    <w:rsid w:val="00FD3C14"/>
    <w:rsid w:val="00FD4A02"/>
    <w:rsid w:val="00FE01AC"/>
    <w:rsid w:val="00FE48B1"/>
    <w:rsid w:val="00FE7236"/>
    <w:rsid w:val="00FE73FB"/>
    <w:rsid w:val="00FF59CD"/>
    <w:rsid w:val="00FF5CD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855">
      <w:bodyDiv w:val="1"/>
      <w:marLeft w:val="0"/>
      <w:marRight w:val="0"/>
      <w:marTop w:val="0"/>
      <w:marBottom w:val="0"/>
      <w:divBdr>
        <w:top w:val="none" w:sz="0" w:space="0" w:color="auto"/>
        <w:left w:val="none" w:sz="0" w:space="0" w:color="auto"/>
        <w:bottom w:val="none" w:sz="0" w:space="0" w:color="auto"/>
        <w:right w:val="none" w:sz="0" w:space="0" w:color="auto"/>
      </w:divBdr>
    </w:div>
    <w:div w:id="404424432">
      <w:bodyDiv w:val="1"/>
      <w:marLeft w:val="0"/>
      <w:marRight w:val="0"/>
      <w:marTop w:val="0"/>
      <w:marBottom w:val="0"/>
      <w:divBdr>
        <w:top w:val="none" w:sz="0" w:space="0" w:color="auto"/>
        <w:left w:val="none" w:sz="0" w:space="0" w:color="auto"/>
        <w:bottom w:val="none" w:sz="0" w:space="0" w:color="auto"/>
        <w:right w:val="none" w:sz="0" w:space="0" w:color="auto"/>
      </w:divBdr>
    </w:div>
    <w:div w:id="1200555787">
      <w:bodyDiv w:val="1"/>
      <w:marLeft w:val="0"/>
      <w:marRight w:val="0"/>
      <w:marTop w:val="0"/>
      <w:marBottom w:val="0"/>
      <w:divBdr>
        <w:top w:val="none" w:sz="0" w:space="0" w:color="auto"/>
        <w:left w:val="none" w:sz="0" w:space="0" w:color="auto"/>
        <w:bottom w:val="none" w:sz="0" w:space="0" w:color="auto"/>
        <w:right w:val="none" w:sz="0" w:space="0" w:color="auto"/>
      </w:divBdr>
    </w:div>
    <w:div w:id="178804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hyperlink" Target="http://aws.amazon.com/"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vicky@northwestern.edu" TargetMode="External"/><Relationship Id="rId9" Type="http://schemas.openxmlformats.org/officeDocument/2006/relationships/hyperlink" Target="http://zooniverse.org/" TargetMode="External"/><Relationship Id="rId10" Type="http://schemas.openxmlformats.org/officeDocument/2006/relationships/hyperlink" Target="http://zooni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EFCFBE5-0DE7-A342-8BE0-6F706B1CA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4266</Words>
  <Characters>24322</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Scott B Coughlin</cp:lastModifiedBy>
  <cp:revision>5</cp:revision>
  <dcterms:created xsi:type="dcterms:W3CDTF">2017-05-31T16:07:00Z</dcterms:created>
  <dcterms:modified xsi:type="dcterms:W3CDTF">2017-05-31T17:02:00Z</dcterms:modified>
</cp:coreProperties>
</file>